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1BE8" w14:textId="77777777" w:rsidR="00BA1969" w:rsidRDefault="001F6F81">
      <w:pPr>
        <w:pStyle w:val="Title"/>
      </w:pPr>
      <w:r>
        <w:t>Date forms probe (CR-067 D12)</w:t>
      </w:r>
    </w:p>
    <w:p w14:paraId="61EF658D" w14:textId="77777777" w:rsidR="00BA1969" w:rsidRDefault="001F6F81">
      <w:r>
        <w:t>Three stored forms: a date only (2024-02-03), a local time with no offset (2025-06-07T08:09:10), a UTC time (2025-01-02T03:04:05Z). Each in a core property, a revision and a bound date control.</w:t>
      </w:r>
    </w:p>
    <w:p w14:paraId="3817BCFF" w14:textId="77777777" w:rsidR="00BA1969" w:rsidRDefault="001F6F81">
      <w:pPr>
        <w:pStyle w:val="Heading2"/>
      </w:pPr>
      <w:r>
        <w:t>Part 1: core properties (Ctrl+A, F9 first)</w:t>
      </w:r>
    </w:p>
    <w:p w14:paraId="01BA5643" w14:textId="1369F6A4" w:rsidR="00BA1969" w:rsidRDefault="001F6F81">
      <w:r>
        <w:t xml:space="preserve">D01_CREATEDATE_DATEONLY = </w:t>
      </w:r>
      <w:r>
        <w:fldChar w:fldCharType="begin"/>
      </w:r>
      <w:r>
        <w:instrText xml:space="preserve"> CREATEDATE \@ "yyyy-MM-dd HH:mm:ss" </w:instrText>
      </w:r>
      <w:r>
        <w:fldChar w:fldCharType="separate"/>
      </w:r>
      <w:r w:rsidR="003A58F5">
        <w:rPr>
          <w:noProof/>
        </w:rPr>
        <w:t>2024-02-03 11:00:00</w:t>
      </w:r>
      <w:r>
        <w:fldChar w:fldCharType="end"/>
      </w:r>
    </w:p>
    <w:p w14:paraId="648BF0B9" w14:textId="1A869F06" w:rsidR="00BA1969" w:rsidRDefault="001F6F81">
      <w:r>
        <w:t xml:space="preserve">D02_SAVEDATE_LOCAL = </w:t>
      </w:r>
      <w:r>
        <w:fldChar w:fldCharType="begin"/>
      </w:r>
      <w:r>
        <w:instrText xml:space="preserve"> SAVEDATE \@ "yyyy-MM-dd HH:mm:ss" </w:instrText>
      </w:r>
      <w:r>
        <w:fldChar w:fldCharType="separate"/>
      </w:r>
      <w:r w:rsidR="003A58F5">
        <w:rPr>
          <w:noProof/>
        </w:rPr>
        <w:t>2025-06-07 18:09:00</w:t>
      </w:r>
      <w:r>
        <w:fldChar w:fldCharType="end"/>
      </w:r>
    </w:p>
    <w:p w14:paraId="679EE5BD" w14:textId="1427225E" w:rsidR="00BA1969" w:rsidRDefault="001F6F81">
      <w:r>
        <w:t xml:space="preserve">D03_PRINTDATE_UTC = </w:t>
      </w:r>
      <w:r>
        <w:fldChar w:fldCharType="begin"/>
      </w:r>
      <w:r>
        <w:instrText xml:space="preserve"> PRINTDATE \@ "yyyy-MM-dd HH:mm:ss" </w:instrText>
      </w:r>
      <w:r>
        <w:fldChar w:fldCharType="separate"/>
      </w:r>
      <w:r w:rsidR="003A58F5">
        <w:rPr>
          <w:noProof/>
        </w:rPr>
        <w:t>2025-01-02 14:04:00</w:t>
      </w:r>
      <w:r>
        <w:fldChar w:fldCharType="end"/>
      </w:r>
    </w:p>
    <w:p w14:paraId="55E07028" w14:textId="05582278" w:rsidR="00BA1969" w:rsidRDefault="001F6F81">
      <w:r>
        <w:t xml:space="preserve">D04_CREATEDATE_DEFAULT = </w:t>
      </w:r>
      <w:r>
        <w:fldChar w:fldCharType="begin"/>
      </w:r>
      <w:r>
        <w:instrText xml:space="preserve"> CREATEDATE </w:instrText>
      </w:r>
      <w:r>
        <w:fldChar w:fldCharType="separate"/>
      </w:r>
      <w:r w:rsidR="003A58F5">
        <w:rPr>
          <w:noProof/>
        </w:rPr>
        <w:t>2/3/2024 11:00:00 AM</w:t>
      </w:r>
      <w:r>
        <w:fldChar w:fldCharType="end"/>
      </w:r>
    </w:p>
    <w:p w14:paraId="1E3B88F9" w14:textId="253F406B" w:rsidR="00BA1969" w:rsidRDefault="001F6F81">
      <w:r>
        <w:t xml:space="preserve">D05_SAVEDATE_DEFAULT = </w:t>
      </w:r>
      <w:r>
        <w:fldChar w:fldCharType="begin"/>
      </w:r>
      <w:r>
        <w:instrText xml:space="preserve"> SAVEDATE </w:instrText>
      </w:r>
      <w:r>
        <w:fldChar w:fldCharType="separate"/>
      </w:r>
      <w:r w:rsidR="003A58F5">
        <w:rPr>
          <w:noProof/>
        </w:rPr>
        <w:t>6/7/2025 6:09:00 PM</w:t>
      </w:r>
      <w:r>
        <w:fldChar w:fldCharType="end"/>
      </w:r>
    </w:p>
    <w:p w14:paraId="6D027526" w14:textId="6D49C6BD" w:rsidR="00BA1969" w:rsidRDefault="001F6F81">
      <w:r>
        <w:t xml:space="preserve">D06_PRINTDATE_DEFAULT = </w:t>
      </w:r>
      <w:r>
        <w:fldChar w:fldCharType="begin"/>
      </w:r>
      <w:r>
        <w:instrText xml:space="preserve"> PRINTDATE </w:instrText>
      </w:r>
      <w:r>
        <w:fldChar w:fldCharType="separate"/>
      </w:r>
      <w:r w:rsidR="003A58F5">
        <w:rPr>
          <w:noProof/>
        </w:rPr>
        <w:t>1/2/2025 2:04:00 PM</w:t>
      </w:r>
      <w:r>
        <w:fldChar w:fldCharType="end"/>
      </w:r>
    </w:p>
    <w:p w14:paraId="12551198" w14:textId="77777777" w:rsidR="00BA1969" w:rsidRDefault="001F6F81">
      <w:pPr>
        <w:pStyle w:val="Heading2"/>
      </w:pPr>
      <w:r>
        <w:t>Part 2: revisions (hover each insertion, or open the Reviewing Pane; note the date and time Word shows)</w:t>
      </w:r>
    </w:p>
    <w:p w14:paraId="64909F27" w14:textId="77777777" w:rsidR="00BA1969" w:rsidRDefault="001F6F81">
      <w:r>
        <w:t xml:space="preserve">R01 date only: </w:t>
      </w:r>
      <w:ins w:id="0" w:author="Probe" w:date="2024-02-03T00:00:00Z">
        <w:r>
          <w:t>INSERTED_R01</w:t>
        </w:r>
      </w:ins>
    </w:p>
    <w:p w14:paraId="1B367815" w14:textId="77777777" w:rsidR="00BA1969" w:rsidRDefault="001F6F81">
      <w:r>
        <w:t xml:space="preserve">R02 local, no offset: </w:t>
      </w:r>
      <w:ins w:id="1" w:author="Probe" w:date="2025-06-07T08:09:00Z">
        <w:r>
          <w:t>INSERTED_R02</w:t>
        </w:r>
      </w:ins>
    </w:p>
    <w:p w14:paraId="13A97A19" w14:textId="77777777" w:rsidR="00BA1969" w:rsidRDefault="001F6F81">
      <w:r>
        <w:t xml:space="preserve">R03 UTC: </w:t>
      </w:r>
      <w:ins w:id="2" w:author="Probe" w:date="2025-01-02T03:04:00Z">
        <w:r>
          <w:t>INSERTED_R03</w:t>
        </w:r>
      </w:ins>
    </w:p>
    <w:p w14:paraId="67BDDAF6" w14:textId="77777777" w:rsidR="00BA1969" w:rsidRDefault="001F6F81">
      <w:pPr>
        <w:pStyle w:val="Heading2"/>
      </w:pPr>
      <w:r>
        <w:t>Part 3: date controls (click each; note the date and time it shows and what the picker has selected)</w:t>
      </w:r>
    </w:p>
    <w:p w14:paraId="7985ECF3" w14:textId="77777777" w:rsidR="00BA1969" w:rsidRDefault="001F6F81">
      <w:r>
        <w:t xml:space="preserve">B01_DATEONLY = </w:t>
      </w:r>
      <w:sdt>
        <w:sdtPr>
          <w:id w:val="201"/>
          <w:date w:fullDate="2024-02-03T00:00:00Z">
            <w:dateFormat w:val="yyyy-MM-dd HH:mm"/>
            <w:lid w:val="en-US"/>
            <w:storeMappedDataAs w:val="dateTime"/>
            <w:calendar w:val="gregorian"/>
          </w:date>
        </w:sdtPr>
        <w:sdtEndPr/>
        <w:sdtContent>
          <w:r>
            <w:t>2024-02-03</w:t>
          </w:r>
        </w:sdtContent>
      </w:sdt>
    </w:p>
    <w:p w14:paraId="21E02176" w14:textId="77777777" w:rsidR="00BA1969" w:rsidRDefault="001F6F81">
      <w:r>
        <w:t xml:space="preserve">B02_LOCAL = </w:t>
      </w:r>
      <w:sdt>
        <w:sdtPr>
          <w:id w:val="202"/>
          <w:date w:fullDate="2025-06-07T08:09:00Z">
            <w:dateFormat w:val="yyyy-MM-dd HH:mm"/>
            <w:lid w:val="en-US"/>
            <w:storeMappedDataAs w:val="dateTime"/>
            <w:calendar w:val="gregorian"/>
          </w:date>
        </w:sdtPr>
        <w:sdtEndPr/>
        <w:sdtContent>
          <w:r>
            <w:t>2025-06-07T08:09:10</w:t>
          </w:r>
        </w:sdtContent>
      </w:sdt>
    </w:p>
    <w:p w14:paraId="2E707706" w14:textId="77777777" w:rsidR="00BA1969" w:rsidRDefault="001F6F81">
      <w:r>
        <w:t xml:space="preserve">B03_UTC = </w:t>
      </w:r>
      <w:sdt>
        <w:sdtPr>
          <w:id w:val="203"/>
          <w:date w:fullDate="2025-01-02T03:04:00Z">
            <w:dateFormat w:val="yyyy-MM-dd HH:mm"/>
            <w:lid w:val="en-US"/>
            <w:storeMappedDataAs w:val="dateTime"/>
            <w:calendar w:val="gregorian"/>
          </w:date>
        </w:sdtPr>
        <w:sdtEndPr/>
        <w:sdtContent>
          <w:r>
            <w:t>2025-01-02T03:04:05Z</w:t>
          </w:r>
        </w:sdtContent>
      </w:sdt>
    </w:p>
    <w:sectPr w:rsidR="00BA1969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969"/>
    <w:rsid w:val="0016358A"/>
    <w:rsid w:val="001F6F81"/>
    <w:rsid w:val="003A58F5"/>
    <w:rsid w:val="00BA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08A7"/>
  <w15:docId w15:val="{2E668B92-6CD8-4435-AD19-BEFD4CB5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cp:lastPrinted>2025-01-02T03:04:00Z</cp:lastPrinted>
  <dcterms:created xsi:type="dcterms:W3CDTF">2026-10-28T03:46:00Z</dcterms:created>
  <dcterms:modified xsi:type="dcterms:W3CDTF">2026-10-28T03:46:00Z</dcterms:modified>
</cp:coreProperties>
</file>