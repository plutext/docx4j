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088A1315" w:rsidR="00730B87" w:rsidRDefault="00730B87" w:rsidP="00730B87">
      <w:pPr>
        <w:rPr>
          <w:moveTo w:id="6" w:author="Author A" w:date="2026-09-28T05:47:00Z"/>
        </w:rPr>
      </w:pPr>
      <w:moveToRangeStart w:id="7" w:author="Author A" w:date="2026-09-28T05:47:00Z" w:name="move241466837"/>
      <w:moveTo w:id="8" w:author="Author A" w:date="2026-09-28T05:47:00Z">
        <w:r>
          <w:t>The second paragraph of the move: it goes before the first.</w:t>
        </w:r>
      </w:moveTo>
      <w:ins w:id="9" w:author="Author B" w:date="2026-09-28T09:06:00Z" w16du:dateUtc="2026-09-27T23:06:00Z">
        <w:r w:rsidR="00EF29B6">
          <w:t xml:space="preserve"> Really.</w:t>
        </w:r>
      </w:ins>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D3836" w14:textId="77777777" w:rsidR="0060540C" w:rsidRDefault="0060540C" w:rsidP="00730B87">
      <w:pPr>
        <w:spacing w:after="0" w:line="240" w:lineRule="auto"/>
      </w:pPr>
      <w:r>
        <w:separator/>
      </w:r>
    </w:p>
  </w:endnote>
  <w:endnote w:type="continuationSeparator" w:id="0">
    <w:p w14:paraId="4E2727E6" w14:textId="77777777" w:rsidR="0060540C" w:rsidRDefault="0060540C"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9DC8" w14:textId="77777777" w:rsidR="0060540C" w:rsidRDefault="0060540C" w:rsidP="00730B87">
      <w:pPr>
        <w:spacing w:after="0" w:line="240" w:lineRule="auto"/>
      </w:pPr>
      <w:r>
        <w:separator/>
      </w:r>
    </w:p>
  </w:footnote>
  <w:footnote w:type="continuationSeparator" w:id="0">
    <w:p w14:paraId="1B4F6BEA" w14:textId="77777777" w:rsidR="0060540C" w:rsidRDefault="0060540C"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18779378">
    <w:abstractNumId w:val="3"/>
  </w:num>
  <w:num w:numId="2" w16cid:durableId="2026441574">
    <w:abstractNumId w:val="0"/>
  </w:num>
  <w:num w:numId="3" w16cid:durableId="1909264308">
    <w:abstractNumId w:val="2"/>
  </w:num>
  <w:num w:numId="4" w16cid:durableId="19900125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60540C"/>
    <w:rsid w:val="00730B87"/>
    <w:rsid w:val="00831595"/>
    <w:rsid w:val="00EF29B6"/>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EF29B6"/>
    <w:pPr>
      <w:spacing w:after="0" w:line="240" w:lineRule="auto"/>
    </w:pPr>
  </w:style>
  <w:style w:type="paragraph" w:styleId="Footer">
    <w:name w:val="footer"/>
    <w:basedOn w:val="Normal"/>
    <w:link w:val="FooterChar"/>
    <w:uiPriority w:val="99"/>
    <w:unhideWhenUsed/>
    <w:rsid w:val="00EF2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2026-09-27T23:06:00Z</dcterms:modified>
</cp:coreProperties>
</file>