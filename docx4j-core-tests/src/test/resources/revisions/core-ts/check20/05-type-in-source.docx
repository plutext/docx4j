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60954E93" w14:textId="77777777" w:rsidR="00730B87" w:rsidRDefault="00730B87" w:rsidP="00730B87">
      <w:pPr>
        <w:rPr>
          <w:moveTo w:id="6" w:author="Author A" w:date="2026-09-28T05:47:00Z"/>
        </w:rPr>
      </w:pPr>
      <w:moveToRangeStart w:id="7" w:author="Author A" w:date="2026-09-28T05:47:00Z" w:name="move241466837"/>
      <w:moveTo w:id="8" w:author="Author A" w:date="2026-09-28T05:47:00Z">
        <w:r>
          <w:t>The second paragraph of the move: it goes before the first.</w:t>
        </w:r>
      </w:moveTo>
    </w:p>
    <w:moveToRangeEnd w:id="7"/>
    <w:p w14:paraId="5AF436A4" w14:textId="77777777" w:rsidR="00F16B07" w:rsidRDefault="00730B87">
      <w:r>
        <w:t>The first paragraph of the move: it stays where it is.</w:t>
      </w:r>
    </w:p>
    <w:p w14:paraId="65E1183A" w14:textId="67BEE461" w:rsidR="00F16B07" w:rsidDel="00730B87" w:rsidRDefault="00730B87">
      <w:pPr>
        <w:rPr>
          <w:moveFrom w:id="9" w:author="Author A" w:date="2026-09-28T05:47:00Z"/>
        </w:rPr>
      </w:pPr>
      <w:moveFromRangeStart w:id="10" w:author="Author A" w:date="2026-09-28T05:47:00Z" w:name="move241466837"/>
      <w:moveFrom w:id="11" w:author="Author A" w:date="2026-09-28T05:47:00Z">
        <w:r w:rsidDel="00730B87">
          <w:t>The second paragraph of the move: it goes</w:t>
        </w:r>
      </w:moveFrom>
      <w:ins w:id="12" w:author="Author B" w:date="2026-09-28T09:10:00Z" w16du:dateUtc="2026-09-27T23:10:00Z">
        <w:r w:rsidR="00C01ADA">
          <w:t>X</w:t>
        </w:r>
      </w:ins>
      <w:moveFrom w:id="13" w:author="Author A" w:date="2026-09-28T05:47:00Z">
        <w:r w:rsidDel="00730B87">
          <w:t xml:space="preserve"> before the first.</w:t>
        </w:r>
      </w:moveFrom>
    </w:p>
    <w:moveFromRangeEnd w:id="10"/>
    <w:p w14:paraId="076B636F" w14:textId="77777777" w:rsidR="00F16B07" w:rsidRDefault="00730B87">
      <w:r>
        <w:t>The third paragraph of the move: it stays where it is.</w:t>
      </w:r>
    </w:p>
    <w:p w14:paraId="3DD23E30" w14:textId="77777777" w:rsidR="00F16B07" w:rsidRDefault="00730B87">
      <w:pPr>
        <w:pStyle w:val="Heading1"/>
      </w:pPr>
      <w:r>
        <w:lastRenderedPageBreak/>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t xml:space="preserve">The word </w:t>
      </w:r>
      <w:r w:rsidRPr="00730B87">
        <w:rPr>
          <w:b/>
          <w:rPrChange w:id="14" w:author="Author A" w:date="2026-09-28T05:47:00Z">
            <w:rPr/>
          </w:rPrChange>
        </w:rPr>
        <w:t>alpha</w:t>
      </w:r>
      <w:r>
        <w:t xml:space="preserve"> becomes bold, the word</w:t>
      </w:r>
      <w:r w:rsidRPr="00730B87">
        <w:rPr>
          <w:color w:val="FF0000"/>
          <w:rPrChange w:id="15" w:author="Author A" w:date="2026-09-28T05:47:00Z">
            <w:rPr/>
          </w:rPrChange>
        </w:rPr>
        <w:t xml:space="preserve"> bravo </w:t>
      </w:r>
      <w:r>
        <w:t xml:space="preserve">becomes red, and the word </w:t>
      </w:r>
      <w:r w:rsidRPr="00730B87">
        <w:rPr>
          <w:i/>
          <w:u w:val="single"/>
          <w:rPrChange w:id="16"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17" w:author="Author A" w:date="2026-09-28T05:47:00Z">
          <w:pPr/>
        </w:pPrChange>
      </w:pPr>
      <w:r>
        <w:t>Centre this paragraph.</w:t>
      </w:r>
    </w:p>
    <w:p w14:paraId="03BC240A" w14:textId="77777777" w:rsidR="00F16B07" w:rsidRDefault="00730B87">
      <w:pPr>
        <w:ind w:left="720"/>
        <w:pPrChange w:id="18" w:author="Author A" w:date="2026-09-28T05:47:00Z">
          <w:pPr/>
        </w:pPrChange>
      </w:pPr>
      <w:r>
        <w:t>Indent this paragraph by one step.</w:t>
      </w:r>
    </w:p>
    <w:p w14:paraId="63BF556B" w14:textId="77777777" w:rsidR="00F16B07" w:rsidRDefault="00730B87">
      <w:pPr>
        <w:pStyle w:val="Heading2"/>
        <w:pPrChange w:id="19"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20"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21"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22" w:author="Author A" w:date="2026-09-28T05:48:00Z"/>
        </w:trPr>
        <w:tc>
          <w:tcPr>
            <w:tcW w:w="3009" w:type="dxa"/>
          </w:tcPr>
          <w:p w14:paraId="3F10A60C" w14:textId="77777777" w:rsidR="00730B87" w:rsidRDefault="00730B87">
            <w:pPr>
              <w:rPr>
                <w:ins w:id="23" w:author="Author A" w:date="2026-09-28T05:48:00Z"/>
              </w:rPr>
            </w:pPr>
            <w:ins w:id="24" w:author="Author A" w:date="2026-09-28T05:48:00Z">
              <w:r>
                <w:t>New</w:t>
              </w:r>
            </w:ins>
          </w:p>
        </w:tc>
        <w:tc>
          <w:tcPr>
            <w:tcW w:w="3009" w:type="dxa"/>
          </w:tcPr>
          <w:p w14:paraId="7CBEEAC1" w14:textId="77777777" w:rsidR="00730B87" w:rsidRDefault="00730B87">
            <w:pPr>
              <w:rPr>
                <w:ins w:id="25" w:author="Author A" w:date="2026-09-28T05:48:00Z"/>
              </w:rPr>
            </w:pPr>
            <w:ins w:id="26" w:author="Author A" w:date="2026-09-28T05:48:00Z">
              <w:r>
                <w:t>New</w:t>
              </w:r>
            </w:ins>
          </w:p>
        </w:tc>
        <w:tc>
          <w:tcPr>
            <w:tcW w:w="3009" w:type="dxa"/>
          </w:tcPr>
          <w:p w14:paraId="4340EA7F" w14:textId="77777777" w:rsidR="00730B87" w:rsidRDefault="00730B87">
            <w:pPr>
              <w:rPr>
                <w:ins w:id="27" w:author="Author A" w:date="2026-09-28T05:48:00Z"/>
              </w:rPr>
            </w:pPr>
            <w:ins w:id="28" w:author="Author A" w:date="2026-09-28T05:48:00Z">
              <w:r>
                <w:t>new</w:t>
              </w:r>
            </w:ins>
          </w:p>
        </w:tc>
      </w:tr>
      <w:tr w:rsidR="00F16B07" w:rsidDel="00730B87" w14:paraId="6F2D9DB5" w14:textId="77777777">
        <w:trPr>
          <w:del w:id="29" w:author="Author A" w:date="2026-09-28T05:48:00Z"/>
        </w:trPr>
        <w:tc>
          <w:tcPr>
            <w:tcW w:w="3009" w:type="dxa"/>
          </w:tcPr>
          <w:p w14:paraId="7F295F0B" w14:textId="77777777" w:rsidR="00F16B07" w:rsidDel="00730B87" w:rsidRDefault="00730B87">
            <w:pPr>
              <w:rPr>
                <w:del w:id="30" w:author="Author A" w:date="2026-09-28T05:48:00Z"/>
              </w:rPr>
            </w:pPr>
            <w:del w:id="31" w:author="Author A" w:date="2026-09-28T05:48:00Z">
              <w:r w:rsidDel="00730B87">
                <w:delText>3</w:delText>
              </w:r>
            </w:del>
          </w:p>
        </w:tc>
        <w:tc>
          <w:tcPr>
            <w:tcW w:w="3009" w:type="dxa"/>
          </w:tcPr>
          <w:p w14:paraId="713030D7" w14:textId="77777777" w:rsidR="00F16B07" w:rsidDel="00730B87" w:rsidRDefault="00730B87">
            <w:pPr>
              <w:rPr>
                <w:del w:id="32" w:author="Author A" w:date="2026-09-28T05:48:00Z"/>
              </w:rPr>
            </w:pPr>
            <w:del w:id="33" w:author="Author A" w:date="2026-09-28T05:48:00Z">
              <w:r w:rsidDel="00730B87">
                <w:delText>Delete</w:delText>
              </w:r>
            </w:del>
          </w:p>
        </w:tc>
        <w:tc>
          <w:tcPr>
            <w:tcW w:w="3009" w:type="dxa"/>
          </w:tcPr>
          <w:p w14:paraId="60CE8E15" w14:textId="77777777" w:rsidR="00F16B07" w:rsidDel="00730B87" w:rsidRDefault="00730B87">
            <w:pPr>
              <w:rPr>
                <w:del w:id="34" w:author="Author A" w:date="2026-09-28T05:48:00Z"/>
              </w:rPr>
            </w:pPr>
            <w:del w:id="35"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36" w:author="Author A" w:date="2026-09-28T05:49:00Z">
          <w:tblPr>
            <w:tblStyle w:val="TableGrid"/>
            <w:tblW w:w="9027" w:type="dxa"/>
            <w:tblLook w:val="04A0" w:firstRow="1" w:lastRow="0" w:firstColumn="1" w:lastColumn="0" w:noHBand="0" w:noVBand="1"/>
          </w:tblPr>
        </w:tblPrChange>
      </w:tblPr>
      <w:tblGrid>
        <w:gridCol w:w="4513"/>
        <w:gridCol w:w="4514"/>
        <w:tblGridChange w:id="37">
          <w:tblGrid>
            <w:gridCol w:w="4513"/>
            <w:gridCol w:w="4514"/>
          </w:tblGrid>
        </w:tblGridChange>
      </w:tblGrid>
      <w:tr w:rsidR="00F16B07" w14:paraId="3AFAB1F5" w14:textId="77777777" w:rsidTr="00730B87">
        <w:trPr>
          <w:jc w:val="center"/>
        </w:trPr>
        <w:tc>
          <w:tcPr>
            <w:tcW w:w="4513" w:type="dxa"/>
            <w:shd w:val="clear" w:color="auto" w:fill="FFFF00"/>
            <w:tcPrChange w:id="38" w:author="Author A" w:date="2026-09-28T05:49:00Z">
              <w:tcPr>
                <w:tcW w:w="4513" w:type="dxa"/>
              </w:tcPr>
            </w:tcPrChange>
          </w:tcPr>
          <w:p w14:paraId="3FCB2842" w14:textId="77777777" w:rsidR="00F16B07" w:rsidRDefault="00730B87">
            <w:r>
              <w:t>Top left</w:t>
            </w:r>
          </w:p>
        </w:tc>
        <w:tc>
          <w:tcPr>
            <w:tcW w:w="4514" w:type="dxa"/>
            <w:tcPrChange w:id="39"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40" w:author="Author A" w:date="2026-09-28T05:48:00Z">
              <w:tcPr>
                <w:tcW w:w="4513" w:type="dxa"/>
              </w:tcPr>
            </w:tcPrChange>
          </w:tcPr>
          <w:p w14:paraId="3E89C5DE" w14:textId="77777777" w:rsidR="00F16B07" w:rsidRDefault="00730B87">
            <w:r>
              <w:t>Bottom left</w:t>
            </w:r>
          </w:p>
        </w:tc>
        <w:tc>
          <w:tcPr>
            <w:tcW w:w="4514" w:type="dxa"/>
            <w:tcPrChange w:id="41"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lastRenderedPageBreak/>
        <w:t>The paragraph after the table of properties.</w:t>
      </w:r>
    </w:p>
    <w:p w14:paraId="45171DF7" w14:textId="77777777" w:rsidR="00F16B07" w:rsidRDefault="00730B87">
      <w:pPr>
        <w:pStyle w:val="Heading1"/>
      </w:pPr>
      <w:r>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42"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43"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44"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45" w:author="Author A" w:date="2026-09-28T05:49:00Z">
        <w:r w:rsidDel="00730B87">
          <w:tab/>
        </w:r>
      </w:del>
      <w:r>
        <w:t>right: the tab between them is deleted. A line break goes after the word break</w:t>
      </w:r>
      <w:ins w:id="46" w:author="Author A" w:date="2026-09-28T05:49:00Z">
        <w:r>
          <w:br/>
        </w:r>
      </w:ins>
      <w:r>
        <w:t xml:space="preserve"> here. The footnote goes at the end of this sentence.</w:t>
      </w:r>
      <w:ins w:id="47"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50"/>
      <w:commentRangeStart w:id="51"/>
      <w:r>
        <w:t>Author A comments on this sentence, and Author B answers.</w:t>
      </w:r>
      <w:commentRangeEnd w:id="50"/>
      <w:r>
        <w:rPr>
          <w:rStyle w:val="CommentReference"/>
          <w:sz w:val="22"/>
          <w:szCs w:val="22"/>
        </w:rPr>
        <w:commentReference w:id="50"/>
      </w:r>
      <w:commentRangeEnd w:id="51"/>
      <w:r>
        <w:rPr>
          <w:rStyle w:val="CommentReference"/>
          <w:sz w:val="22"/>
          <w:szCs w:val="22"/>
        </w:rPr>
        <w:commentReference w:id="51"/>
      </w:r>
      <w:r>
        <w:t xml:space="preserve"> </w:t>
      </w:r>
      <w:commentRangeStart w:id="52"/>
      <w:r>
        <w:t>Author B comments on this sentence alone.</w:t>
      </w:r>
      <w:commentRangeEnd w:id="52"/>
      <w:r>
        <w:rPr>
          <w:rStyle w:val="CommentReference"/>
          <w:sz w:val="22"/>
          <w:szCs w:val="22"/>
        </w:rPr>
        <w:commentReference w:id="52"/>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53"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0"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51" w:author="Author B" w:date="2026-09-28T05:51:00Z" w:initials="BB">
    <w:p w14:paraId="4AC14BEA" w14:textId="77777777" w:rsidR="00730B87" w:rsidRDefault="00730B87">
      <w:pPr>
        <w:pStyle w:val="CommentText"/>
      </w:pPr>
      <w:r>
        <w:rPr>
          <w:rStyle w:val="CommentReference"/>
        </w:rPr>
        <w:annotationRef/>
      </w:r>
      <w:r>
        <w:t>B: the reply.</w:t>
      </w:r>
    </w:p>
  </w:comment>
  <w:comment w:id="52"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56808" w14:textId="77777777" w:rsidR="00D22B34" w:rsidRDefault="00D22B34" w:rsidP="00730B87">
      <w:pPr>
        <w:spacing w:after="0" w:line="240" w:lineRule="auto"/>
      </w:pPr>
      <w:r>
        <w:separator/>
      </w:r>
    </w:p>
  </w:endnote>
  <w:endnote w:type="continuationSeparator" w:id="0">
    <w:p w14:paraId="7CA6F593" w14:textId="77777777" w:rsidR="00D22B34" w:rsidRDefault="00D22B34"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0DD03" w14:textId="77777777" w:rsidR="00D22B34" w:rsidRDefault="00D22B34" w:rsidP="00730B87">
      <w:pPr>
        <w:spacing w:after="0" w:line="240" w:lineRule="auto"/>
      </w:pPr>
      <w:r>
        <w:separator/>
      </w:r>
    </w:p>
  </w:footnote>
  <w:footnote w:type="continuationSeparator" w:id="0">
    <w:p w14:paraId="4388E6A6" w14:textId="77777777" w:rsidR="00D22B34" w:rsidRDefault="00D22B34"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8" w:author="Author A" w:date="2026-09-28T05:49:00Z">
            <w:rPr/>
          </w:rPrChange>
        </w:rPr>
      </w:pPr>
      <w:ins w:id="49"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509514393">
    <w:abstractNumId w:val="3"/>
  </w:num>
  <w:num w:numId="2" w16cid:durableId="180238786">
    <w:abstractNumId w:val="0"/>
  </w:num>
  <w:num w:numId="3" w16cid:durableId="553007842">
    <w:abstractNumId w:val="2"/>
  </w:num>
  <w:num w:numId="4" w16cid:durableId="69403545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730B87"/>
    <w:rsid w:val="00831595"/>
    <w:rsid w:val="00C01ADA"/>
    <w:rsid w:val="00D22B34"/>
    <w:rsid w:val="00F16B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C01ADA"/>
    <w:pPr>
      <w:spacing w:after="0" w:line="240" w:lineRule="auto"/>
    </w:pPr>
  </w:style>
  <w:style w:type="paragraph" w:styleId="Footer">
    <w:name w:val="footer"/>
    <w:basedOn w:val="Normal"/>
    <w:link w:val="FooterChar"/>
    <w:uiPriority w:val="99"/>
    <w:unhideWhenUsed/>
    <w:rsid w:val="00C01A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1A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735</Words>
  <Characters>4195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B</cp:lastModifiedBy>
  <cp:revision>3</cp:revision>
  <dcterms:created xsi:type="dcterms:W3CDTF">2026-09-27T19:44:00Z</dcterms:created>
  <dcterms:modified xsi:type="dcterms:W3CDTF">2026-09-27T23:10:00Z</dcterms:modified>
</cp:coreProperties>
</file>