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1277B192" w:rsidR="00730B87" w:rsidRDefault="00730B87" w:rsidP="00730B87">
      <w:r>
        <w:t xml:space="preserve">The second paragraph of the move: </w:t>
      </w:r>
      <w:del w:id="6" w:author="Author A" w:date="2026-09-28T09:12:00Z" w16du:dateUtc="2026-09-27T23:12:00Z">
        <w:r w:rsidDel="00710A43">
          <w:delText xml:space="preserve">it goes </w:delText>
        </w:r>
      </w:del>
      <w:r>
        <w:t>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C673" w14:textId="77777777" w:rsidR="00076E18" w:rsidRDefault="00076E18" w:rsidP="00730B87">
      <w:pPr>
        <w:spacing w:after="0" w:line="240" w:lineRule="auto"/>
      </w:pPr>
      <w:r>
        <w:separator/>
      </w:r>
    </w:p>
  </w:endnote>
  <w:endnote w:type="continuationSeparator" w:id="0">
    <w:p w14:paraId="71CEDE9A" w14:textId="77777777" w:rsidR="00076E18" w:rsidRDefault="00076E18"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6D632" w14:textId="77777777" w:rsidR="00076E18" w:rsidRDefault="00076E18" w:rsidP="00730B87">
      <w:pPr>
        <w:spacing w:after="0" w:line="240" w:lineRule="auto"/>
      </w:pPr>
      <w:r>
        <w:separator/>
      </w:r>
    </w:p>
  </w:footnote>
  <w:footnote w:type="continuationSeparator" w:id="0">
    <w:p w14:paraId="54A7E896" w14:textId="77777777" w:rsidR="00076E18" w:rsidRDefault="00076E18"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5753384">
    <w:abstractNumId w:val="3"/>
  </w:num>
  <w:num w:numId="2" w16cid:durableId="1689991465">
    <w:abstractNumId w:val="0"/>
  </w:num>
  <w:num w:numId="3" w16cid:durableId="378284904">
    <w:abstractNumId w:val="2"/>
  </w:num>
  <w:num w:numId="4" w16cid:durableId="13352626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76E18"/>
    <w:rsid w:val="00710A43"/>
    <w:rsid w:val="00730B87"/>
    <w:rsid w:val="00831595"/>
    <w:rsid w:val="009663D5"/>
    <w:rsid w:val="00AA7F5E"/>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10A43"/>
    <w:pPr>
      <w:spacing w:after="0" w:line="240" w:lineRule="auto"/>
    </w:pPr>
  </w:style>
  <w:style w:type="paragraph" w:styleId="Footer">
    <w:name w:val="footer"/>
    <w:basedOn w:val="Normal"/>
    <w:link w:val="FooterChar"/>
    <w:uiPriority w:val="99"/>
    <w:unhideWhenUsed/>
    <w:rsid w:val="00710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4</cp:revision>
  <dcterms:created xsi:type="dcterms:W3CDTF">2026-09-27T19:44:00Z</dcterms:created>
  <dcterms:modified xsi:type="dcterms:W3CDTF">2026-09-27T23:16:00Z</dcterms:modified>
</cp:coreProperties>
</file>