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3E3A685A" w14:textId="77777777" w:rsidR="00A4244D" w:rsidRDefault="00A4244D" w:rsidP="00730B87">
      <w:r>
        <w:t xml:space="preserve">The second paragraph of the move: </w:t>
      </w:r>
      <w:del w:id="6" w:author="Author B" w:date="2026-09-28T09:19:00Z" w16du:dateUtc="2026-09-27T23:19:00Z">
        <w:r w:rsidDel="003163FC">
          <w:delText xml:space="preserve">it goes </w:delText>
        </w:r>
      </w:del>
      <w:r>
        <w:t>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6EC8" w14:textId="77777777" w:rsidR="007A519D" w:rsidRDefault="007A519D" w:rsidP="00730B87">
      <w:pPr>
        <w:spacing w:after="0" w:line="240" w:lineRule="auto"/>
      </w:pPr>
      <w:r>
        <w:separator/>
      </w:r>
    </w:p>
  </w:endnote>
  <w:endnote w:type="continuationSeparator" w:id="0">
    <w:p w14:paraId="3DC6E56A" w14:textId="77777777" w:rsidR="007A519D" w:rsidRDefault="007A519D"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026A" w14:textId="77777777" w:rsidR="007A519D" w:rsidRDefault="007A519D" w:rsidP="00730B87">
      <w:pPr>
        <w:spacing w:after="0" w:line="240" w:lineRule="auto"/>
      </w:pPr>
      <w:r>
        <w:separator/>
      </w:r>
    </w:p>
  </w:footnote>
  <w:footnote w:type="continuationSeparator" w:id="0">
    <w:p w14:paraId="36F35BEF" w14:textId="77777777" w:rsidR="007A519D" w:rsidRDefault="007A519D"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5041276">
    <w:abstractNumId w:val="3"/>
  </w:num>
  <w:num w:numId="2" w16cid:durableId="1130442058">
    <w:abstractNumId w:val="0"/>
  </w:num>
  <w:num w:numId="3" w16cid:durableId="328103277">
    <w:abstractNumId w:val="2"/>
  </w:num>
  <w:num w:numId="4" w16cid:durableId="2057389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163FC"/>
    <w:rsid w:val="00730B87"/>
    <w:rsid w:val="007A519D"/>
    <w:rsid w:val="00825FCD"/>
    <w:rsid w:val="00831595"/>
    <w:rsid w:val="00A4244D"/>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163FC"/>
    <w:pPr>
      <w:spacing w:after="0" w:line="240" w:lineRule="auto"/>
    </w:pPr>
  </w:style>
  <w:style w:type="paragraph" w:styleId="Footer">
    <w:name w:val="footer"/>
    <w:basedOn w:val="Normal"/>
    <w:link w:val="FooterChar"/>
    <w:uiPriority w:val="99"/>
    <w:unhideWhenUsed/>
    <w:rsid w:val="0031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2026-09-27T23:21:00Z</dcterms:modified>
</cp:coreProperties>
</file>