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4407A03E"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ins w:id="6" w:author="Author A" w:date="2026-09-28T09:38:00Z" w16du:dateUtc="2026-09-27T23:38:00Z">
        <w:r w:rsidR="00B817BE">
          <w:t xml:space="preserve"> </w:t>
        </w:r>
      </w:ins>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7" w:author="Author A" w:date="2026-09-28T05:47:00Z"/>
        </w:rPr>
      </w:pPr>
      <w:moveToRangeStart w:id="8" w:author="Author A" w:date="2026-09-28T05:47:00Z" w:name="move241466837"/>
      <w:ins w:id="9" w:author="Author A" w:date="2026-09-28T05:47:00Z">
        <w:r>
          <w:t>The second paragraph of the move: it goes before the first.</w:t>
        </w:r>
      </w:ins>
    </w:p>
    <w:moveToRangeEnd w:id="8"/>
    <w:p w14:paraId="5AF436A4" w14:textId="77777777" w:rsidR="00F16B07" w:rsidRDefault="00730B87">
      <w:r>
        <w:t>The first paragraph of the move: it stays where it is.</w:t>
      </w:r>
    </w:p>
    <w:p w14:paraId="65E1183A" w14:textId="77777777" w:rsidR="00F16B07" w:rsidDel="00730B87" w:rsidRDefault="00730B87">
      <w:pPr>
        <w:rPr>
          <w:del w:id="10" w:author="Author A" w:date="2026-09-28T05:47:00Z"/>
        </w:rPr>
      </w:pPr>
      <w:del w:id="11" w:author="Author A" w:date="2026-09-28T05:47:00Z">
        <w:r w:rsidDel="00730B87">
          <w:delText>The second paragraph of the move: it goes before the first.</w:delText>
        </w:r>
      </w:del>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r w:rsidRPr="00730B87">
        <w:rPr>
          <w:i/>
          <w:u w:val="single"/>
          <w:rPrChange w:id="14"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5" w:author="Author A" w:date="2026-09-28T05:47:00Z">
          <w:pPr/>
        </w:pPrChange>
      </w:pPr>
      <w:r>
        <w:t>Centre this paragraph.</w:t>
      </w:r>
    </w:p>
    <w:p w14:paraId="03BC240A" w14:textId="77777777" w:rsidR="00F16B07" w:rsidRDefault="00730B87">
      <w:pPr>
        <w:ind w:left="720"/>
        <w:pPrChange w:id="16" w:author="Author A" w:date="2026-09-28T05:47:00Z">
          <w:pPr/>
        </w:pPrChange>
      </w:pPr>
      <w:r>
        <w:t>Indent this paragraph by one step.</w:t>
      </w:r>
    </w:p>
    <w:p w14:paraId="63BF556B" w14:textId="77777777" w:rsidR="00F16B07" w:rsidRDefault="00730B87">
      <w:pPr>
        <w:pStyle w:val="Heading2"/>
        <w:pPrChange w:id="17"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9"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3" w:author="Author A" w:date="2026-09-28T05:49:00Z">
        <w:r w:rsidDel="00730B87">
          <w:tab/>
        </w:r>
      </w:del>
      <w:r>
        <w:t>right: the tab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8"/>
      <w:commentRangeStart w:id="49"/>
      <w:r>
        <w:t>Author A comments on this sentence, and Author B answers.</w:t>
      </w:r>
      <w:commentRangeEnd w:id="48"/>
      <w:r>
        <w:rPr>
          <w:rStyle w:val="CommentReference"/>
          <w:sz w:val="22"/>
          <w:szCs w:val="22"/>
        </w:rPr>
        <w:commentReference w:id="48"/>
      </w:r>
      <w:commentRangeEnd w:id="49"/>
      <w:r>
        <w:rPr>
          <w:rStyle w:val="CommentReference"/>
          <w:sz w:val="22"/>
          <w:szCs w:val="22"/>
        </w:rPr>
        <w:commentReference w:id="49"/>
      </w:r>
      <w:r>
        <w:t xml:space="preserve"> </w:t>
      </w:r>
      <w:commentRangeStart w:id="50"/>
      <w:r>
        <w:t>Author B comments on this sentence alone.</w:t>
      </w:r>
      <w:commentRangeEnd w:id="50"/>
      <w:r>
        <w:rPr>
          <w:rStyle w:val="CommentReference"/>
          <w:sz w:val="22"/>
          <w:szCs w:val="22"/>
        </w:rPr>
        <w:commentReference w:id="50"/>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1"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9" w:author="Author B" w:date="2026-09-28T05:51:00Z" w:initials="BB">
    <w:p w14:paraId="4AC14BEA" w14:textId="77777777" w:rsidR="00730B87" w:rsidRDefault="00730B87">
      <w:pPr>
        <w:pStyle w:val="CommentText"/>
      </w:pPr>
      <w:r>
        <w:rPr>
          <w:rStyle w:val="CommentReference"/>
        </w:rPr>
        <w:annotationRef/>
      </w:r>
      <w:r>
        <w:t>B: the reply.</w:t>
      </w:r>
    </w:p>
  </w:comment>
  <w:comment w:id="50"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2BB0" w14:textId="77777777" w:rsidR="00C57E45" w:rsidRDefault="00C57E45" w:rsidP="00730B87">
      <w:pPr>
        <w:spacing w:after="0" w:line="240" w:lineRule="auto"/>
      </w:pPr>
      <w:r>
        <w:separator/>
      </w:r>
    </w:p>
  </w:endnote>
  <w:endnote w:type="continuationSeparator" w:id="0">
    <w:p w14:paraId="4DB39D76" w14:textId="77777777" w:rsidR="00C57E45" w:rsidRDefault="00C57E45"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EDC1" w14:textId="77777777" w:rsidR="00C57E45" w:rsidRDefault="00C57E45" w:rsidP="00730B87">
      <w:pPr>
        <w:spacing w:after="0" w:line="240" w:lineRule="auto"/>
      </w:pPr>
      <w:r>
        <w:separator/>
      </w:r>
    </w:p>
  </w:footnote>
  <w:footnote w:type="continuationSeparator" w:id="0">
    <w:p w14:paraId="529F5847" w14:textId="77777777" w:rsidR="00C57E45" w:rsidRDefault="00C57E45"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9198645">
    <w:abstractNumId w:val="3"/>
  </w:num>
  <w:num w:numId="2" w16cid:durableId="476849193">
    <w:abstractNumId w:val="0"/>
  </w:num>
  <w:num w:numId="3" w16cid:durableId="201291104">
    <w:abstractNumId w:val="2"/>
  </w:num>
  <w:num w:numId="4" w16cid:durableId="19113819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7636C1"/>
    <w:rsid w:val="00831595"/>
    <w:rsid w:val="00B817BE"/>
    <w:rsid w:val="00C57E4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636C1"/>
    <w:pPr>
      <w:spacing w:after="0" w:line="240" w:lineRule="auto"/>
    </w:pPr>
  </w:style>
  <w:style w:type="paragraph" w:styleId="Footer">
    <w:name w:val="footer"/>
    <w:basedOn w:val="Normal"/>
    <w:link w:val="FooterChar"/>
    <w:uiPriority w:val="99"/>
    <w:unhideWhenUsed/>
    <w:rsid w:val="00763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4</cp:revision>
  <dcterms:created xsi:type="dcterms:W3CDTF">2026-09-27T19:44:00Z</dcterms:created>
  <dcterms:modified xsi:type="dcterms:W3CDTF">2026-09-27T23:39:00Z</dcterms:modified>
</cp:coreProperties>
</file>