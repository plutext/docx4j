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w:t>
      </w:r>
      <w:proofErr w:type="spellStart"/>
      <w:r>
        <w:rPr>
          <w:i/>
          <w:iCs/>
          <w:color w:val="1F4E79"/>
        </w:rPr>
        <w:t>ts</w:t>
      </w:r>
      <w:proofErr w:type="spellEnd"/>
      <w:r>
        <w:rPr>
          <w:i/>
          <w:iCs/>
          <w:color w:val="1F4E79"/>
        </w:rPr>
        <w:t xml:space="preserve">) for ED-005 section 13 and holds no revisions: Word makes them all. Do it twice, from this file each time: once in Word 2010, saved as revisions-word2010.docx, and once in </w:t>
      </w:r>
      <w:r>
        <w:rPr>
          <w:i/>
          <w:iCs/>
          <w:color w:val="1F4E79"/>
        </w:rPr>
        <w:t>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w:t>
      </w:r>
      <w:r>
        <w:rPr>
          <w:i/>
          <w:iCs/>
          <w:color w:val="1F4E79"/>
        </w:rPr>
        <w:t>],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w:t>
      </w:r>
      <w:r>
        <w:rPr>
          <w:i/>
          <w:iCs/>
          <w:color w:val="1F4E79"/>
        </w:rPr>
        <w:t>ep marked [B]; set it back to "Author A" and do the steps marked [A again]. Revise only the black text, never a heading or these blue instructions. Accept and reject nothing. Save as a Word Document (.</w:t>
      </w:r>
      <w:proofErr w:type="spellStart"/>
      <w:r>
        <w:rPr>
          <w:i/>
          <w:iCs/>
          <w:color w:val="1F4E79"/>
        </w:rPr>
        <w:t>docx</w:t>
      </w:r>
      <w:proofErr w:type="spellEnd"/>
      <w:r>
        <w:rPr>
          <w:i/>
          <w:iCs/>
          <w:color w:val="1F4E79"/>
        </w:rPr>
        <w:t>).</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w:t>
      </w:r>
      <w:r>
        <w:rPr>
          <w:i/>
          <w:iCs/>
          <w:color w:val="1F4E79"/>
        </w:rPr>
        <w:t>ype the word "</w:t>
      </w:r>
      <w:proofErr w:type="gramStart"/>
      <w:r>
        <w:rPr>
          <w:i/>
          <w:iCs/>
          <w:color w:val="1F4E79"/>
        </w:rPr>
        <w:t>very "</w:t>
      </w:r>
      <w:proofErr w:type="gramEnd"/>
      <w:r>
        <w:rPr>
          <w:i/>
          <w:iCs/>
          <w:color w:val="1F4E79"/>
        </w:rPr>
        <w:t xml:space="preserve"> before "lazy", and delete the word "old " with the space after it.</w:t>
      </w:r>
    </w:p>
    <w:p w14:paraId="28211B8F" w14:textId="77777777" w:rsidR="00F16B07" w:rsidRDefault="00730B87">
      <w:r>
        <w:rPr>
          <w:i/>
          <w:iCs/>
          <w:color w:val="1F4E79"/>
        </w:rPr>
        <w:t>[B] Type the word "</w:t>
      </w:r>
      <w:proofErr w:type="gramStart"/>
      <w:r>
        <w:rPr>
          <w:i/>
          <w:iCs/>
          <w:color w:val="1F4E79"/>
        </w:rPr>
        <w:t>red "</w:t>
      </w:r>
      <w:proofErr w:type="gramEnd"/>
      <w:r>
        <w:rPr>
          <w:i/>
          <w:iCs/>
          <w:color w:val="1F4E79"/>
        </w:rPr>
        <w:t xml:space="preserve">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delText>
        </w:r>
        <w:r w:rsidDel="00730B87">
          <w:delText>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w:t>
      </w:r>
      <w:proofErr w:type="gramStart"/>
      <w:r>
        <w:rPr>
          <w:i/>
          <w:iCs/>
          <w:color w:val="1F4E79"/>
        </w:rPr>
        <w:t>green "</w:t>
      </w:r>
      <w:proofErr w:type="gramEnd"/>
      <w:r>
        <w:rPr>
          <w:i/>
          <w:iCs/>
          <w:color w:val="1F4E79"/>
        </w:rPr>
        <w:t xml:space="preserve"> before "field".</w:t>
      </w:r>
    </w:p>
    <w:p w14:paraId="027DDAA8" w14:textId="77777777" w:rsidR="00F16B07" w:rsidRDefault="00730B87">
      <w:r>
        <w:rPr>
          <w:i/>
          <w:iCs/>
          <w:color w:val="1F4E79"/>
        </w:rPr>
        <w:t>[B] Select the word "</w:t>
      </w:r>
      <w:proofErr w:type="gramStart"/>
      <w:r>
        <w:rPr>
          <w:i/>
          <w:iCs/>
          <w:color w:val="1F4E79"/>
        </w:rPr>
        <w:t>green "</w:t>
      </w:r>
      <w:proofErr w:type="gramEnd"/>
      <w:r>
        <w:rPr>
          <w:i/>
          <w:iCs/>
          <w:color w:val="1F4E79"/>
        </w:rPr>
        <w:t xml:space="preserve">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 xml:space="preserve">[A] Triple-click the second paragraph below (it is </w:t>
      </w:r>
      <w:r>
        <w:rPr>
          <w:i/>
          <w:iCs/>
          <w:color w:val="1F4E79"/>
        </w:rPr>
        <w:t>selected with its paragraph mark), cut it (</w:t>
      </w:r>
      <w:proofErr w:type="spellStart"/>
      <w:r>
        <w:rPr>
          <w:i/>
          <w:iCs/>
          <w:color w:val="1F4E79"/>
        </w:rPr>
        <w:t>Ctrl+X</w:t>
      </w:r>
      <w:proofErr w:type="spellEnd"/>
      <w:r>
        <w:rPr>
          <w:i/>
          <w:iCs/>
          <w:color w:val="1F4E79"/>
        </w:rPr>
        <w:t>), click at the start of the first paragraph below and paste (</w:t>
      </w:r>
      <w:proofErr w:type="spellStart"/>
      <w:r>
        <w:rPr>
          <w:i/>
          <w:iCs/>
          <w:color w:val="1F4E79"/>
        </w:rPr>
        <w:t>Ctrl+V</w:t>
      </w:r>
      <w:proofErr w:type="spellEnd"/>
      <w:r>
        <w:rPr>
          <w:i/>
          <w:iCs/>
          <w:color w:val="1F4E79"/>
        </w:rPr>
        <w:t>). Word marks a move with a double strikethrough where the text was and a double underline where it went, in green. If it shows as an ordin</w:t>
      </w:r>
      <w:r>
        <w:rPr>
          <w:i/>
          <w:iCs/>
          <w:color w:val="1F4E79"/>
        </w:rPr>
        <w:t>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 w:id="8" w:author="Author A" w:date="2026-09-28T05:47:00Z">
        <w:r>
          <w:t>The second paragraph of the move: it goes before the first.</w:t>
        </w:r>
      </w:moveTo>
    </w:p>
    <w:p w14:paraId="5AF436A4" w14:textId="77777777" w:rsidR="00F16B07" w:rsidRDefault="00730B87">
      <w:r>
        <w:t>The first paragraph of the move: it stays where it is.</w:t>
      </w:r>
    </w:p>
    <w:p w14:paraId="65E1183A" w14:textId="77777777" w:rsidR="00F16B07" w:rsidDel="00730B87" w:rsidRDefault="00730B87">
      <w:pPr>
        <w:rPr>
          <w:moveFrom w:id="9" w:author="Author A" w:date="2026-09-28T05:47:00Z"/>
        </w:rPr>
      </w:pPr>
      <w:moveFromRangeStart w:id="10" w:author="Author A" w:date="2026-09-28T05:47:00Z" w:name="move241466837"/>
      <w:moveFrom w:id="11" w:author="Author A" w:date="2026-09-28T05:47:00Z">
        <w:r w:rsidDel="00730B87">
          <w:t>The second paragraph of the move: it goes before the first.</w:t>
        </w:r>
      </w:moveFrom>
    </w:p>
    <w:moveFromRangeEnd w:id="10"/>
    <w:p w14:paraId="076B636F" w14:textId="77777777" w:rsidR="00F16B07" w:rsidRDefault="00730B87">
      <w:r>
        <w:t>The third paragraph of the move</w:t>
      </w:r>
      <w:r>
        <w:t>: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w:t>
      </w:r>
      <w:proofErr w:type="spellStart"/>
      <w:r>
        <w:rPr>
          <w:i/>
          <w:iCs/>
          <w:color w:val="1F4E79"/>
        </w:rPr>
        <w:t>charlie</w:t>
      </w:r>
      <w:proofErr w:type="spellEnd"/>
      <w:r>
        <w:rPr>
          <w:i/>
          <w:iCs/>
          <w:color w:val="1F4E79"/>
        </w:rPr>
        <w:t>"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proofErr w:type="spellStart"/>
      <w:proofErr w:type="gramStart"/>
      <w:r w:rsidRPr="00730B87">
        <w:rPr>
          <w:i/>
          <w:u w:val="single"/>
          <w:rPrChange w:id="14" w:author="Author A" w:date="2026-09-28T05:47:00Z">
            <w:rPr/>
          </w:rPrChange>
        </w:rPr>
        <w:t>charlie</w:t>
      </w:r>
      <w:proofErr w:type="spellEnd"/>
      <w:proofErr w:type="gramEnd"/>
      <w:r>
        <w:t xml:space="preserve"> becomes it</w:t>
      </w:r>
      <w:r>
        <w:t>alic and underlined.</w:t>
      </w:r>
    </w:p>
    <w:p w14:paraId="3D1ECC11" w14:textId="77777777" w:rsidR="00F16B07" w:rsidRDefault="00730B87">
      <w:pPr>
        <w:pStyle w:val="Heading1"/>
      </w:pPr>
      <w:r>
        <w:lastRenderedPageBreak/>
        <w:t>5. Paragraph properties changed</w:t>
      </w:r>
    </w:p>
    <w:p w14:paraId="6187702E" w14:textId="77777777" w:rsidR="00F16B07" w:rsidRDefault="00730B87">
      <w:r>
        <w:rPr>
          <w:i/>
          <w:iCs/>
          <w:color w:val="1F4E79"/>
        </w:rPr>
        <w:t>[A] Centre the first paragraph below (</w:t>
      </w:r>
      <w:proofErr w:type="spellStart"/>
      <w:r>
        <w:rPr>
          <w:i/>
          <w:iCs/>
          <w:color w:val="1F4E79"/>
        </w:rPr>
        <w:t>Ctrl+E</w:t>
      </w:r>
      <w:proofErr w:type="spellEnd"/>
      <w:r>
        <w:rPr>
          <w:i/>
          <w:iCs/>
          <w:color w:val="1F4E79"/>
        </w:rPr>
        <w:t>), indent the second by one step (Increase Indent), and give the third the style Heading 2.</w:t>
      </w:r>
    </w:p>
    <w:p w14:paraId="23E783E8" w14:textId="77777777" w:rsidR="00F16B07" w:rsidRDefault="00730B87" w:rsidP="00730B87">
      <w:pPr>
        <w:jc w:val="center"/>
        <w:pPrChange w:id="15" w:author="Author A" w:date="2026-09-28T05:47:00Z">
          <w:pPr/>
        </w:pPrChange>
      </w:pPr>
      <w:r>
        <w:t>Centre this paragraph.</w:t>
      </w:r>
    </w:p>
    <w:p w14:paraId="03BC240A" w14:textId="77777777" w:rsidR="00F16B07" w:rsidRDefault="00730B87" w:rsidP="00730B87">
      <w:pPr>
        <w:ind w:left="720"/>
        <w:pPrChange w:id="16" w:author="Author A" w:date="2026-09-28T05:47:00Z">
          <w:pPr/>
        </w:pPrChange>
      </w:pPr>
      <w:r>
        <w:t>Indent this paragraph by one step.</w:t>
      </w:r>
    </w:p>
    <w:p w14:paraId="63BF556B" w14:textId="77777777" w:rsidR="00F16B07" w:rsidRDefault="00730B87" w:rsidP="00730B87">
      <w:pPr>
        <w:pStyle w:val="Heading2"/>
        <w:pPrChange w:id="17" w:author="Author A" w:date="2026-09-28T05:47:00Z">
          <w:pPr/>
        </w:pPrChange>
      </w:pPr>
      <w:r>
        <w:t>Give this</w:t>
      </w:r>
      <w:r>
        <w:t xml:space="preserve">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w:t>
      </w:r>
      <w:r>
        <w:t>aragraph after the colon:</w:t>
      </w:r>
    </w:p>
    <w:p w14:paraId="089A500A" w14:textId="77777777" w:rsidR="00F16B07" w:rsidRDefault="00730B87">
      <w:r>
        <w:t xml:space="preserve"> </w:t>
      </w:r>
      <w:proofErr w:type="gramStart"/>
      <w:r>
        <w:t>the</w:t>
      </w:r>
      <w:proofErr w:type="gramEnd"/>
      <w:r>
        <w:t xml:space="preserve"> rest becomes a paragraph of its own.</w:t>
      </w:r>
    </w:p>
    <w:p w14:paraId="22FD450F" w14:textId="77777777" w:rsidR="00F16B07" w:rsidDel="00730B87" w:rsidRDefault="00730B87">
      <w:pPr>
        <w:rPr>
          <w:del w:id="19" w:author="Author A" w:date="2026-09-28T05:48:00Z"/>
        </w:rPr>
      </w:pPr>
      <w:r>
        <w:t xml:space="preserve">Join this paragraph with the next </w:t>
      </w:r>
      <w:proofErr w:type="spellStart"/>
      <w:r>
        <w:t>one.</w:t>
      </w:r>
    </w:p>
    <w:p w14:paraId="694F177B" w14:textId="77777777" w:rsidR="00F16B07" w:rsidRDefault="00730B87">
      <w:r>
        <w:t>This</w:t>
      </w:r>
      <w:proofErr w:type="spellEnd"/>
      <w:r>
        <w:t xml:space="preserve">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w:t>
      </w:r>
      <w:r>
        <w:rPr>
          <w:i/>
          <w:iCs/>
          <w:color w:val="1F4E79"/>
        </w:rPr>
        <w:t xml:space="preserve">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 xml:space="preserve">8. Table </w:t>
      </w:r>
      <w:r>
        <w:t>properties changed</w:t>
      </w:r>
    </w:p>
    <w:p w14:paraId="5B895D3F" w14:textId="77777777" w:rsidR="00F16B07" w:rsidRDefault="00730B87">
      <w:r>
        <w:rPr>
          <w:i/>
          <w:iCs/>
          <w:color w:val="1F4E79"/>
        </w:rPr>
        <w:t xml:space="preserve">[A] Click in the table below and use Table Properties, Table, </w:t>
      </w:r>
      <w:proofErr w:type="gramStart"/>
      <w:r>
        <w:rPr>
          <w:i/>
          <w:iCs/>
          <w:color w:val="1F4E79"/>
        </w:rPr>
        <w:t>Alignment</w:t>
      </w:r>
      <w:proofErr w:type="gramEnd"/>
      <w:r>
        <w:rPr>
          <w:i/>
          <w:iCs/>
          <w:color w:val="1F4E79"/>
        </w:rPr>
        <w: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 xml:space="preserve">The paragraph after the table of </w:t>
      </w:r>
      <w:r>
        <w:t>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rsidP="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rsidP="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lastRenderedPageBreak/>
        <w:t>The paragraph after the list.</w:t>
      </w:r>
    </w:p>
    <w:p w14:paraId="00D40E78" w14:textId="77777777" w:rsidR="00F16B07" w:rsidRDefault="00730B87">
      <w:pPr>
        <w:pStyle w:val="Heading1"/>
      </w:pPr>
      <w:r>
        <w:t>10. Inline items ins</w:t>
      </w:r>
      <w:r>
        <w:t>erted and deleted</w:t>
      </w:r>
    </w:p>
    <w:p w14:paraId="623BC60B" w14:textId="77777777" w:rsidR="00F16B07" w:rsidRDefault="00730B87">
      <w:r>
        <w:rPr>
          <w:i/>
          <w:iCs/>
          <w:color w:val="1F4E79"/>
        </w:rPr>
        <w:t>[A] Delete the tab between "Left" and "right". Put a line break (</w:t>
      </w:r>
      <w:proofErr w:type="spellStart"/>
      <w:r>
        <w:rPr>
          <w:i/>
          <w:iCs/>
          <w:color w:val="1F4E79"/>
        </w:rPr>
        <w:t>Shift+Enter</w:t>
      </w:r>
      <w:proofErr w:type="spellEnd"/>
      <w:r>
        <w:rPr>
          <w:i/>
          <w:iCs/>
          <w:color w:val="1F4E79"/>
        </w:rPr>
        <w:t>) after the word "break". Insert a footnote at the end of the last sentence (References, Insert Footnote) and type "A tracked footnote." in it.</w:t>
      </w:r>
    </w:p>
    <w:p w14:paraId="2A297388" w14:textId="77777777" w:rsidR="00F16B07" w:rsidRDefault="00730B87">
      <w:proofErr w:type="spellStart"/>
      <w:r>
        <w:t>Left</w:t>
      </w:r>
      <w:del w:id="43" w:author="Author A" w:date="2026-09-28T05:49:00Z">
        <w:r w:rsidDel="00730B87">
          <w:tab/>
        </w:r>
      </w:del>
      <w:r>
        <w:t>right</w:t>
      </w:r>
      <w:proofErr w:type="spellEnd"/>
      <w:r>
        <w:t>: the ta</w:t>
      </w:r>
      <w:r>
        <w:t>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w:t>
      </w:r>
      <w:r>
        <w:rPr>
          <w:i/>
          <w:iCs/>
          <w:color w:val="1F4E79"/>
        </w:rPr>
        <w:t>st comment."</w:t>
      </w:r>
    </w:p>
    <w:p w14:paraId="78EAA975" w14:textId="77777777" w:rsidR="00F16B07" w:rsidRDefault="00730B87">
      <w:r>
        <w:rPr>
          <w:i/>
          <w:iCs/>
          <w:color w:val="1F4E79"/>
        </w:rPr>
        <w:t>[B] Reply to Author A's comment (</w:t>
      </w:r>
      <w:bookmarkStart w:id="48" w:name="_GoBack"/>
      <w:bookmarkEnd w:id="48"/>
      <w:r>
        <w:rPr>
          <w:i/>
          <w:iCs/>
          <w:color w:val="1F4E79"/>
        </w:rPr>
        <w:t>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w:t>
      </w:r>
      <w:r>
        <w:rPr>
          <w:i/>
          <w:iCs/>
          <w:color w:val="1F4E79"/>
        </w:rPr>
        <w:t>nt Done (Word 15 only).</w:t>
      </w:r>
    </w:p>
    <w:p w14:paraId="44506078" w14:textId="77777777" w:rsidR="00F16B07" w:rsidRDefault="00730B87">
      <w:commentRangeStart w:id="49"/>
      <w:commentRangeStart w:id="50"/>
      <w:r>
        <w:t xml:space="preserve">Author </w:t>
      </w:r>
      <w:proofErr w:type="gramStart"/>
      <w:r>
        <w:t>A</w:t>
      </w:r>
      <w:proofErr w:type="gramEnd"/>
      <w:r>
        <w:t xml:space="preserve"> comments on this sentence, and Author B answers.</w:t>
      </w:r>
      <w:commentRangeEnd w:id="49"/>
      <w:r>
        <w:rPr>
          <w:rStyle w:val="CommentReference"/>
        </w:rPr>
        <w:commentReference w:id="49"/>
      </w:r>
      <w:commentRangeEnd w:id="50"/>
      <w:r>
        <w:rPr>
          <w:rStyle w:val="CommentReference"/>
        </w:rPr>
        <w:commentReference w:id="50"/>
      </w:r>
      <w:r>
        <w:t xml:space="preserve"> </w:t>
      </w:r>
      <w:commentRangeStart w:id="51"/>
      <w:r>
        <w:t>Author B comments on this sentence alone.</w:t>
      </w:r>
      <w:commentRangeEnd w:id="51"/>
      <w:r>
        <w:rPr>
          <w:rStyle w:val="CommentReference"/>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945A3" w15:done="0"/>
  <w15:commentEx w15:paraId="4AC14BEA" w15:paraIdParent="3C0945A3" w15:done="1"/>
  <w15:commentEx w15:paraId="748A37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0DC79" w14:textId="77777777" w:rsidR="00730B87" w:rsidRDefault="00730B87" w:rsidP="00730B87">
      <w:pPr>
        <w:spacing w:after="0" w:line="240" w:lineRule="auto"/>
      </w:pPr>
      <w:r>
        <w:separator/>
      </w:r>
    </w:p>
  </w:endnote>
  <w:endnote w:type="continuationSeparator" w:id="0">
    <w:p w14:paraId="04ED18EE" w14:textId="77777777" w:rsidR="00730B87" w:rsidRDefault="00730B8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E2319" w14:textId="77777777" w:rsidR="00730B87" w:rsidRDefault="00730B87" w:rsidP="00730B87">
      <w:pPr>
        <w:spacing w:after="0" w:line="240" w:lineRule="auto"/>
      </w:pPr>
      <w:r>
        <w:separator/>
      </w:r>
    </w:p>
  </w:footnote>
  <w:footnote w:type="continuationSeparator" w:id="0">
    <w:p w14:paraId="141BB4F6" w14:textId="77777777" w:rsidR="00730B87" w:rsidRDefault="00730B8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B07"/>
    <w:rsid w:val="00730B87"/>
    <w:rsid w:val="00F16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2</cp:revision>
  <dcterms:created xsi:type="dcterms:W3CDTF">2026-09-27T19:44:00Z</dcterms:created>
  <dcterms:modified xsi:type="dcterms:W3CDTF">2026-09-27T19:53:00Z</dcterms:modified>
</cp:coreProperties>
</file>