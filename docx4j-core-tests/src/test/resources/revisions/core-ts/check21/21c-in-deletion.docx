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199CCFCF"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ol</w:delText>
        </w:r>
      </w:del>
      <w:r w:rsidR="00253D8A">
        <w:t>Z</w:t>
      </w:r>
      <w:del w:id="3" w:author="Author A" w:date="2026-09-28T05:46:00Z">
        <w:r w:rsidDel="00730B87">
          <w:delText xml:space="preserve">d </w:delText>
        </w:r>
      </w:del>
      <w:r>
        <w:t>stone bridge</w:t>
      </w:r>
      <w:del w:id="4"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5" w:author="Author A" w:date="2026-09-28T05:46:00Z">
        <w:del w:id="6"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7" w:author="Author A" w:date="2026-09-28T05:47:00Z"/>
        </w:rPr>
      </w:pPr>
      <w:moveToRangeStart w:id="8" w:author="Author A" w:date="2026-09-28T05:47:00Z" w:name="move241466837"/>
      <w:moveTo w:id="9" w:author="Author A" w:date="2026-09-28T05:47:00Z">
        <w:r>
          <w:t>The second paragraph of the move: it goes before the first.</w:t>
        </w:r>
      </w:moveTo>
    </w:p>
    <w:moveToRangeEnd w:id="8"/>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C387" w14:textId="77777777" w:rsidR="00026F77" w:rsidRDefault="00026F77" w:rsidP="00730B87">
      <w:pPr>
        <w:spacing w:after="0" w:line="240" w:lineRule="auto"/>
      </w:pPr>
      <w:r>
        <w:separator/>
      </w:r>
    </w:p>
  </w:endnote>
  <w:endnote w:type="continuationSeparator" w:id="0">
    <w:p w14:paraId="312B351D" w14:textId="77777777" w:rsidR="00026F77" w:rsidRDefault="00026F7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56135" w14:textId="77777777" w:rsidR="00026F77" w:rsidRDefault="00026F77" w:rsidP="00730B87">
      <w:pPr>
        <w:spacing w:after="0" w:line="240" w:lineRule="auto"/>
      </w:pPr>
      <w:r>
        <w:separator/>
      </w:r>
    </w:p>
  </w:footnote>
  <w:footnote w:type="continuationSeparator" w:id="0">
    <w:p w14:paraId="69E35BE3" w14:textId="77777777" w:rsidR="00026F77" w:rsidRDefault="00026F7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7327338">
    <w:abstractNumId w:val="3"/>
  </w:num>
  <w:num w:numId="2" w16cid:durableId="13070720">
    <w:abstractNumId w:val="0"/>
  </w:num>
  <w:num w:numId="3" w16cid:durableId="1987319996">
    <w:abstractNumId w:val="2"/>
  </w:num>
  <w:num w:numId="4" w16cid:durableId="19609927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26F77"/>
    <w:rsid w:val="00253D8A"/>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253D8A"/>
    <w:pPr>
      <w:spacing w:after="0" w:line="240" w:lineRule="auto"/>
    </w:pPr>
  </w:style>
  <w:style w:type="paragraph" w:styleId="Footer">
    <w:name w:val="footer"/>
    <w:basedOn w:val="Normal"/>
    <w:link w:val="FooterChar"/>
    <w:uiPriority w:val="99"/>
    <w:unhideWhenUsed/>
    <w:rsid w:val="00253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2026-09-28T00:03:00Z</dcterms:modified>
</cp:coreProperties>
</file>