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8D5A" w14:textId="67F39DB3" w:rsidR="00FA17B4" w:rsidRDefault="007E7BD4">
      <w:r>
        <w:t>One.</w:t>
      </w:r>
    </w:p>
    <w:p w14:paraId="79DE6557" w14:textId="559EB876" w:rsidR="007E7BD4" w:rsidDel="007E7BD4" w:rsidRDefault="007E7BD4">
      <w:pPr>
        <w:rPr>
          <w:del w:id="0" w:author="Author A" w:date="2026-09-28T10:54:00Z" w16du:dateUtc="2026-09-28T00:54:00Z"/>
        </w:rPr>
      </w:pPr>
      <w:del w:id="1" w:author="Author A" w:date="2026-09-28T10:54:00Z" w16du:dateUtc="2026-09-28T00:54:00Z">
        <w:r w:rsidDel="007E7BD4">
          <w:delText>Two.</w:delText>
        </w:r>
      </w:del>
    </w:p>
    <w:p w14:paraId="12BA7EEE" w14:textId="5D4A8F7C" w:rsidR="007E7BD4" w:rsidRDefault="007E7BD4">
      <w:r>
        <w:t>Three.</w:t>
      </w:r>
    </w:p>
    <w:p w14:paraId="1E8096D1" w14:textId="55AF54AA" w:rsidR="007E7BD4" w:rsidDel="007E7BD4" w:rsidRDefault="007E7BD4">
      <w:pPr>
        <w:rPr>
          <w:del w:id="2" w:author="Author A" w:date="2026-09-28T10:55:00Z" w16du:dateUtc="2026-09-28T00:55:00Z"/>
        </w:rPr>
      </w:pPr>
      <w:r>
        <w:t>Four.</w:t>
      </w:r>
    </w:p>
    <w:p w14:paraId="095BBBAD" w14:textId="5C257ADA" w:rsidR="007E7BD4" w:rsidRDefault="007E7BD4" w:rsidP="007E7BD4">
      <w:r>
        <w:t>Five six.</w:t>
      </w:r>
    </w:p>
    <w:p w14:paraId="69CA14FA" w14:textId="24E6F4B5" w:rsidR="007E7BD4" w:rsidRDefault="007E7BD4" w:rsidP="007E7BD4">
      <w:r>
        <w:t>Seven eight.</w:t>
      </w:r>
    </w:p>
    <w:p w14:paraId="36301BC0" w14:textId="48CF6C95" w:rsidR="007E7BD4" w:rsidRDefault="007E7BD4">
      <w:r>
        <w:t>Nine.</w:t>
      </w:r>
    </w:p>
    <w:p w14:paraId="10E604C7" w14:textId="77777777" w:rsidR="007E7BD4" w:rsidRDefault="007E7BD4"/>
    <w:sectPr w:rsidR="007E7BD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9A5B2" w14:textId="77777777" w:rsidR="000C5D27" w:rsidRDefault="000C5D27" w:rsidP="0030278A">
      <w:pPr>
        <w:spacing w:after="0" w:line="240" w:lineRule="auto"/>
      </w:pPr>
      <w:r>
        <w:separator/>
      </w:r>
    </w:p>
  </w:endnote>
  <w:endnote w:type="continuationSeparator" w:id="0">
    <w:p w14:paraId="0666925A" w14:textId="77777777" w:rsidR="000C5D27" w:rsidRDefault="000C5D27" w:rsidP="00302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2CC5B" w14:textId="77777777" w:rsidR="000C5D27" w:rsidRDefault="000C5D27" w:rsidP="0030278A">
      <w:pPr>
        <w:spacing w:after="0" w:line="240" w:lineRule="auto"/>
      </w:pPr>
      <w:r>
        <w:separator/>
      </w:r>
    </w:p>
  </w:footnote>
  <w:footnote w:type="continuationSeparator" w:id="0">
    <w:p w14:paraId="67C82E58" w14:textId="77777777" w:rsidR="000C5D27" w:rsidRDefault="000C5D27" w:rsidP="0030278A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D4"/>
    <w:rsid w:val="000C5D27"/>
    <w:rsid w:val="0030278A"/>
    <w:rsid w:val="00464080"/>
    <w:rsid w:val="00520B9E"/>
    <w:rsid w:val="006C7DD6"/>
    <w:rsid w:val="007E7BD4"/>
    <w:rsid w:val="00831595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41B01"/>
  <w15:chartTrackingRefBased/>
  <w15:docId w15:val="{7B04FAF6-AC21-42FA-9FE1-E230C98F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BD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E7BD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027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78A"/>
  </w:style>
  <w:style w:type="paragraph" w:styleId="Footer">
    <w:name w:val="footer"/>
    <w:basedOn w:val="Normal"/>
    <w:link w:val="FooterChar"/>
    <w:uiPriority w:val="99"/>
    <w:unhideWhenUsed/>
    <w:rsid w:val="003027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B</dc:creator>
  <cp:keywords/>
  <dc:description/>
  <cp:lastModifiedBy>Author A</cp:lastModifiedBy>
  <cp:revision>2</cp:revision>
  <dcterms:created xsi:type="dcterms:W3CDTF">2026-09-28T00:52:00Z</dcterms:created>
  <dcterms:modified xsi:type="dcterms:W3CDTF">2026-09-28T00:59:00Z</dcterms:modified>
</cp:coreProperties>
</file>