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644F" w14:textId="77777777" w:rsidR="00F4176A" w:rsidRDefault="00BE0C57">
      <w:r>
        <w:t>Check 29 (CR-002 section 29): which paragraph mark is new when Enter is pressed at the end of a paragraph. Each case from a fresh copy of this file.</w:t>
      </w:r>
    </w:p>
    <w:p w14:paraId="11DEE931" w14:textId="77777777" w:rsidR="00F4176A" w:rsidRDefault="00BE0C57">
      <w:pPr>
        <w:pStyle w:val="Heading1"/>
        <w:rPr>
          <w:ins w:id="0" w:author="Author B" w:date="2026-09-29T05:51:00Z" w16du:dateUtc="2026-09-28T19:51:00Z"/>
        </w:rPr>
      </w:pPr>
      <w:r>
        <w:t>Case a heading</w:t>
      </w:r>
    </w:p>
    <w:p w14:paraId="0A6BC586" w14:textId="2485CB6D" w:rsidR="002A1BA7" w:rsidRPr="002A1BA7" w:rsidRDefault="002A1BA7" w:rsidP="002A1BA7">
      <w:pPr>
        <w:pPrChange w:id="1" w:author="Author B" w:date="2026-09-29T05:51:00Z" w16du:dateUtc="2026-09-28T19:51:00Z">
          <w:pPr>
            <w:pStyle w:val="Heading1"/>
          </w:pPr>
        </w:pPrChange>
      </w:pPr>
      <w:ins w:id="2" w:author="Author B" w:date="2026-09-29T05:51:00Z" w16du:dateUtc="2026-09-28T19:51:00Z">
        <w:r>
          <w:t>New</w:t>
        </w:r>
      </w:ins>
    </w:p>
    <w:p w14:paraId="2FA4C303" w14:textId="77777777" w:rsidR="00F4176A" w:rsidRDefault="00BE0C57">
      <w:r>
        <w:t>A Normal paragraph after the heading.</w:t>
      </w:r>
    </w:p>
    <w:p w14:paraId="5EDA0522" w14:textId="77777777" w:rsidR="00F4176A" w:rsidRDefault="00BE0C57">
      <w:r>
        <w:t>Case b: the end of this Normal paragraph.</w:t>
      </w:r>
    </w:p>
    <w:p w14:paraId="6D03C849" w14:textId="77777777" w:rsidR="00F4176A" w:rsidRDefault="00BE0C57">
      <w:r>
        <w:t>A Normal paragraph after case b.</w:t>
      </w:r>
    </w:p>
    <w:p w14:paraId="452777AE" w14:textId="77777777" w:rsidR="00F4176A" w:rsidRDefault="00BE0C57">
      <w:pPr>
        <w:rPr>
          <w:ins w:id="3" w:author="Author A" w:date="2026-09-29T09:00:00Z"/>
        </w:rPr>
      </w:pPr>
      <w:r>
        <w:t>Cases c and d: Author A inserted this paragraph’s mark.</w:t>
      </w:r>
    </w:p>
    <w:p w14:paraId="16271C10" w14:textId="77777777" w:rsidR="00F4176A" w:rsidRDefault="00BE0C57">
      <w:r>
        <w:t>A Normal paragraph after cases c and d.</w:t>
      </w:r>
    </w:p>
    <w:p w14:paraId="756C6115" w14:textId="77777777" w:rsidR="00F4176A" w:rsidRDefault="00BE0C57">
      <w:pPr>
        <w:rPr>
          <w:ins w:id="4" w:author="Author A" w:date="2026-09-29T09:00:00Z"/>
        </w:rPr>
      </w:pPr>
      <w:r>
        <w:t>Case e: before the split, after the split. Author A inserted this paragraph’s mark.</w:t>
      </w:r>
    </w:p>
    <w:p w14:paraId="59D56993" w14:textId="77777777" w:rsidR="00F4176A" w:rsidRDefault="00BE0C57">
      <w:r>
        <w:t>A Normal paragraph after case e.</w:t>
      </w:r>
    </w:p>
    <w:sectPr w:rsidR="00F4176A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73473" w14:textId="77777777" w:rsidR="00BE0C57" w:rsidRDefault="00BE0C57" w:rsidP="002A1BA7">
      <w:pPr>
        <w:spacing w:after="0" w:line="240" w:lineRule="auto"/>
      </w:pPr>
      <w:r>
        <w:separator/>
      </w:r>
    </w:p>
  </w:endnote>
  <w:endnote w:type="continuationSeparator" w:id="0">
    <w:p w14:paraId="67BC5BA4" w14:textId="77777777" w:rsidR="00BE0C57" w:rsidRDefault="00BE0C57" w:rsidP="002A1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27111" w14:textId="77777777" w:rsidR="00BE0C57" w:rsidRDefault="00BE0C57" w:rsidP="002A1BA7">
      <w:pPr>
        <w:spacing w:after="0" w:line="240" w:lineRule="auto"/>
      </w:pPr>
      <w:r>
        <w:separator/>
      </w:r>
    </w:p>
  </w:footnote>
  <w:footnote w:type="continuationSeparator" w:id="0">
    <w:p w14:paraId="149247BE" w14:textId="77777777" w:rsidR="00BE0C57" w:rsidRDefault="00BE0C57" w:rsidP="002A1BA7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B">
    <w15:presenceInfo w15:providerId="None" w15:userId="Author B"/>
  </w15:person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76A"/>
    <w:rsid w:val="0029207D"/>
    <w:rsid w:val="002A1BA7"/>
    <w:rsid w:val="00BE0C57"/>
    <w:rsid w:val="00F4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4B3E3"/>
  <w15:docId w15:val="{0668A01B-C914-4676-9228-829A9337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A1B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BA7"/>
  </w:style>
  <w:style w:type="paragraph" w:styleId="Revision">
    <w:name w:val="Revision"/>
    <w:hidden/>
    <w:uiPriority w:val="99"/>
    <w:unhideWhenUsed/>
    <w:rsid w:val="002A1B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B</cp:lastModifiedBy>
  <cp:revision>2</cp:revision>
  <dcterms:created xsi:type="dcterms:W3CDTF">2026-09-28T19:50:00Z</dcterms:created>
  <dcterms:modified xsi:type="dcterms:W3CDTF">2026-09-28T19:51:00Z</dcterms:modified>
</cp:coreProperties>
</file>