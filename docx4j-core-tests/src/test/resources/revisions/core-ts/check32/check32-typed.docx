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2864" w14:textId="77777777" w:rsidR="006254F8" w:rsidRDefault="006254F8">
      <w:r>
        <w:t>Kept.</w:t>
      </w:r>
    </w:p>
    <w:p w14:paraId="246B16C0" w14:textId="3FA233BD" w:rsidR="00FA17B4" w:rsidRDefault="006254F8">
      <w:r>
        <w:t xml:space="preserve">Read the </w:t>
      </w:r>
      <w:ins w:id="0" w:author="Author B" w:date="2026-10-02T06:10:00Z" w16du:dateUtc="2026-10-01T20:10:00Z">
        <w:r>
          <w:t>z</w:t>
        </w:r>
      </w:ins>
      <w:r>
        <w:fldChar w:fldCharType="begin"/>
      </w:r>
      <w:r>
        <w:instrText>HYPERLINK "https://example.com/lease"</w:instrText>
      </w:r>
      <w:r>
        <w:fldChar w:fldCharType="separate"/>
      </w:r>
      <w:r>
        <w:t>le</w:t>
      </w:r>
      <w:ins w:id="1" w:author="Author B" w:date="2026-10-02T06:10:00Z" w16du:dateUtc="2026-10-01T20:10:00Z">
        <w:r>
          <w:t>x</w:t>
        </w:r>
      </w:ins>
      <w:r>
        <w:t>ase</w:t>
      </w:r>
      <w:r>
        <w:fldChar w:fldCharType="end"/>
      </w:r>
      <w:ins w:id="2" w:author="Author B" w:date="2026-10-02T06:10:00Z" w16du:dateUtc="2026-10-01T20:10:00Z">
        <w:r>
          <w:t>y</w:t>
        </w:r>
      </w:ins>
      <w:r>
        <w:t xml:space="preserve"> today.</w:t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B">
    <w15:presenceInfo w15:providerId="None" w15:userId="Author 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F8"/>
    <w:rsid w:val="000000E6"/>
    <w:rsid w:val="00464080"/>
    <w:rsid w:val="00520B9E"/>
    <w:rsid w:val="006254F8"/>
    <w:rsid w:val="006C7DD6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6CA7"/>
  <w15:chartTrackingRefBased/>
  <w15:docId w15:val="{488A3046-F7D2-4A5D-84FC-F32724C6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4F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254F8"/>
    <w:rPr>
      <w:sz w:val="16"/>
      <w:szCs w:val="16"/>
    </w:rPr>
  </w:style>
  <w:style w:type="paragraph" w:styleId="Revision">
    <w:name w:val="Revision"/>
    <w:hidden/>
    <w:uiPriority w:val="99"/>
    <w:semiHidden/>
    <w:rsid w:val="006254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1DB1CF-C2E7-45FE-B760-87E091631E7A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B</dc:creator>
  <cp:keywords/>
  <dc:description/>
  <cp:lastModifiedBy>Author B</cp:lastModifiedBy>
  <cp:revision>1</cp:revision>
  <dcterms:created xsi:type="dcterms:W3CDTF">2026-10-01T20:06:00Z</dcterms:created>
  <dcterms:modified xsi:type="dcterms:W3CDTF">2026-10-01T20:11:00Z</dcterms:modified>
</cp:coreProperties>
</file>