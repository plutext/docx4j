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892E" w14:textId="77777777" w:rsidR="00C10B6B" w:rsidRDefault="00B23D3E">
      <w:r>
        <w:t>Before the heading.</w:t>
      </w:r>
    </w:p>
    <w:p w14:paraId="7E3B9036" w14:textId="622A18AB" w:rsidR="00C10B6B" w:rsidDel="008770E5" w:rsidRDefault="00B23D3E">
      <w:pPr>
        <w:pStyle w:val="Heading2"/>
        <w:rPr>
          <w:del w:id="0" w:author="Author A" w:date="2026-10-02T07:34:00Z" w16du:dateUtc="2026-10-01T21:34:00Z"/>
        </w:rPr>
      </w:pPr>
      <w:del w:id="1" w:author="Author A" w:date="2026-10-02T07:34:00Z" w16du:dateUtc="2026-10-01T21:34:00Z">
        <w:r w:rsidDel="008770E5">
          <w:delText>A heading deleted whole</w:delText>
        </w:r>
      </w:del>
    </w:p>
    <w:p w14:paraId="4E18540A" w14:textId="77777777" w:rsidR="00C10B6B" w:rsidRDefault="00B23D3E">
      <w:r>
        <w:t>The body paragraph after it.</w:t>
      </w:r>
    </w:p>
    <w:p w14:paraId="165CD72E" w14:textId="77777777" w:rsidR="00C10B6B" w:rsidRDefault="00B23D3E">
      <w:r>
        <w:t>After.</w:t>
      </w:r>
    </w:p>
    <w:sectPr w:rsidR="00C10B6B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6B"/>
    <w:rsid w:val="00116C98"/>
    <w:rsid w:val="008770E5"/>
    <w:rsid w:val="00B23D3E"/>
    <w:rsid w:val="00C10B6B"/>
    <w:rsid w:val="00E1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A844"/>
  <w15:docId w15:val="{2F20E9A2-9045-4D13-9B73-635A00B4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8770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2026-10-01T21:33:00Z</dcterms:created>
  <dcterms:modified xsi:type="dcterms:W3CDTF">2026-10-01T21:34:00Z</dcterms:modified>
</cp:coreProperties>
</file>