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55DC" w14:textId="77777777" w:rsidR="00354AA8" w:rsidRDefault="00A65798">
      <w:r>
        <w:t>Check 34: Word's XML Mapping Pane. The custom XML part is &lt;data&gt;&lt;name&gt;Ann&lt;/name&gt;&lt;empty/&gt;&lt;/data&gt;. Do each case in its own paragraph, as test/README.md check 34 says.</w:t>
      </w:r>
    </w:p>
    <w:p w14:paraId="3225AE91" w14:textId="1B871E88" w:rsidR="00354AA8" w:rsidRDefault="00A65798">
      <w:r>
        <w:t>1a. The qu</w:t>
      </w:r>
      <w:sdt>
        <w:sdtPr>
          <w:id w:val="261652759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ick </w:t>
      </w:r>
      <w:r>
        <w:rPr>
          <w:b/>
          <w:bCs/>
        </w:rPr>
        <w:t>brown</w:t>
      </w:r>
      <w:r>
        <w:t xml:space="preserve"> fox.</w:t>
      </w:r>
    </w:p>
    <w:p w14:paraId="6AA6BBC0" w14:textId="0AC604E5" w:rsidR="00354AA8" w:rsidRDefault="00A65798">
      <w:r>
        <w:t>1b. The quick</w:t>
      </w:r>
      <w:sdt>
        <w:sdtPr>
          <w:id w:val="597293536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</w:t>
      </w:r>
      <w:r>
        <w:rPr>
          <w:b/>
          <w:bCs/>
        </w:rPr>
        <w:t>brown</w:t>
      </w:r>
      <w:r>
        <w:t xml:space="preserve"> fox.</w:t>
      </w:r>
    </w:p>
    <w:p w14:paraId="197DB51B" w14:textId="356B3CEE" w:rsidR="00354AA8" w:rsidRDefault="00A65798">
      <w:r>
        <w:t xml:space="preserve">1c. The quick </w:t>
      </w:r>
      <w:r>
        <w:rPr>
          <w:b/>
          <w:bCs/>
        </w:rPr>
        <w:t>brown</w:t>
      </w:r>
      <w:r>
        <w:t xml:space="preserve"> fox.</w:t>
      </w:r>
      <w:sdt>
        <w:sdtPr>
          <w:id w:val="1899704423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</w:p>
    <w:p w14:paraId="0699860F" w14:textId="77777777" w:rsidR="00354AA8" w:rsidRDefault="00A65798">
      <w:r>
        <w:t>1d. The empty paragraph below:</w:t>
      </w:r>
    </w:p>
    <w:sdt>
      <w:sdtPr>
        <w:id w:val="-2075809615"/>
        <w:placeholder>
          <w:docPart w:val="DefaultPlaceholder_-1854013440"/>
        </w:placeholder>
        <w:dataBinding w:prefixMappings="" w:xpath="/data[1]/name[1]" w:storeItemID="{443D3445-BAA1-420E-A5E7-67CD0C9BC805}"/>
        <w:text/>
      </w:sdtPr>
      <w:sdtContent>
        <w:p w14:paraId="4AB8983C" w14:textId="5B7D7711" w:rsidR="00354AA8" w:rsidRDefault="006E68FC">
          <w:r>
            <w:t>Ann</w:t>
          </w:r>
        </w:p>
      </w:sdtContent>
    </w:sdt>
    <w:p w14:paraId="26B504C6" w14:textId="441851C4" w:rsidR="00354AA8" w:rsidRDefault="00A65798">
      <w:r>
        <w:t xml:space="preserve">1e. The </w:t>
      </w:r>
      <w:sdt>
        <w:sdtPr>
          <w:id w:val="1581638102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fox.</w:t>
      </w:r>
    </w:p>
    <w:p w14:paraId="0984E4A5" w14:textId="48FA6527" w:rsidR="00354AA8" w:rsidRDefault="00A65798">
      <w:r>
        <w:t xml:space="preserve">1f. First paragraph of two: the </w:t>
      </w:r>
      <w:sdt>
        <w:sdtPr>
          <w:id w:val="-151216255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</w:p>
    <w:p w14:paraId="4A4430B5" w14:textId="77777777" w:rsidR="00354AA8" w:rsidRDefault="00A65798">
      <w:r>
        <w:t>brown fox, second paragraph of two.</w:t>
      </w:r>
    </w:p>
    <w:p w14:paraId="350D7462" w14:textId="27379B70" w:rsidR="00354AA8" w:rsidRDefault="00A65798">
      <w:r>
        <w:t xml:space="preserve">1g. A picture </w:t>
      </w:r>
      <w:sdt>
        <w:sdtPr>
          <w:id w:val="-1678653365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Content>
          <w:r w:rsidR="006E68FC">
            <w:t>Ann</w:t>
          </w:r>
        </w:sdtContent>
      </w:sdt>
      <w:r>
        <w:t xml:space="preserve"> after it.</w:t>
      </w:r>
      <w:r>
        <w:rPr>
          <w:noProof/>
        </w:rPr>
        <w:drawing>
          <wp:inline distT="0" distB="0" distL="0" distR="0" wp14:anchorId="7791EE54" wp14:editId="347103E1">
            <wp:extent cx="304800" cy="304800"/>
            <wp:effectExtent l="0" t="0" r="0" b="0"/>
            <wp:docPr id="1" name="Picture 1" descr="a d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o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AB44" w14:textId="70CB2D10" w:rsidR="00354AA8" w:rsidRDefault="00A65798">
      <w:r>
        <w:t xml:space="preserve">1h. An </w:t>
      </w:r>
      <w:sdt>
        <w:sdtPr>
          <w:alias w:val="Existing"/>
          <w:id w:val="443692319"/>
        </w:sdtPr>
        <w:sdtEndPr/>
        <w:sdtContent>
          <w:r>
            <w:t>existing rich</w:t>
          </w:r>
          <w:sdt>
            <w:sdtPr>
              <w:id w:val="-1557622084"/>
              <w:placeholder>
                <w:docPart w:val="DefaultPlaceholder_-1854013440"/>
              </w:placeholder>
              <w:dataBinding w:prefixMappings="" w:xpath="/data[1]/name[1]" w:storeItemID="{443D3445-BAA1-420E-A5E7-67CD0C9BC805}"/>
              <w:text/>
            </w:sdtPr>
            <w:sdtContent>
              <w:r w:rsidR="006E68FC">
                <w:t>Ann</w:t>
              </w:r>
            </w:sdtContent>
          </w:sdt>
          <w:r>
            <w:t xml:space="preserve"> text control</w:t>
          </w:r>
        </w:sdtContent>
      </w:sdt>
      <w:r>
        <w:t xml:space="preserve">: </w:t>
      </w:r>
    </w:p>
    <w:p w14:paraId="2C553D79" w14:textId="5424DBE7" w:rsidR="00354AA8" w:rsidRDefault="00A65798">
      <w:r>
        <w:t xml:space="preserve">1i. The quick </w:t>
      </w:r>
      <w:r>
        <w:rPr>
          <w:b/>
          <w:bCs/>
        </w:rPr>
        <w:t>brown</w:t>
      </w:r>
      <w:r>
        <w:t xml:space="preserve"> fox.</w:t>
      </w:r>
      <w:sdt>
        <w:sdtPr>
          <w:id w:val="231745702"/>
          <w:placeholder>
            <w:docPart w:val="DefaultPlaceholder_-1854013440"/>
          </w:placeholder>
          <w:showingPlcHdr/>
          <w:dataBinding w:prefixMappings="" w:xpath="/data[1]/empty[1]" w:storeItemID="{443D3445-BAA1-420E-A5E7-67CD0C9BC805}"/>
          <w:text/>
        </w:sdtPr>
        <w:sdtContent>
          <w:r w:rsidR="006E68FC" w:rsidRPr="00AE234E">
            <w:rPr>
              <w:rStyle w:val="PlaceholderText"/>
            </w:rPr>
            <w:t>Click or tap here to enter text.</w:t>
          </w:r>
        </w:sdtContent>
      </w:sdt>
    </w:p>
    <w:p w14:paraId="5D2428C4" w14:textId="06F7E829" w:rsidR="00354AA8" w:rsidRDefault="00A65798">
      <w:r>
        <w:t xml:space="preserve">1j. The </w:t>
      </w:r>
      <w:customXmlInsRangeStart w:id="0" w:author="Author A" w:date="2026-10-03T11:26:00Z"/>
      <w:sdt>
        <w:sdtPr>
          <w:id w:val="-284655301"/>
          <w:placeholder>
            <w:docPart w:val="DefaultPlaceholder_-1854013440"/>
          </w:placeholder>
          <w:dataBinding w:prefixMappings="" w:xpath="/data[1]/name[1]" w:storeItemID="{443D3445-BAA1-420E-A5E7-67CD0C9BC805}"/>
          <w:text/>
        </w:sdtPr>
        <w:sdtEndPr/>
        <w:sdtContent>
          <w:customXmlInsRangeEnd w:id="0"/>
          <w:del w:id="1" w:author="Author A" w:date="2026-10-03T11:26:00Z" w16du:dateUtc="2026-10-03T01:26:00Z">
            <w:r w:rsidRPr="003A4157" w:rsidDel="003A4157">
              <w:delText>qui</w:delText>
            </w:r>
            <w:r w:rsidRPr="003A4157" w:rsidDel="003A4157">
              <w:delText xml:space="preserve">ck </w:delText>
            </w:r>
            <w:r w:rsidRPr="003A4157" w:rsidDel="003A4157">
              <w:delText>brown</w:delText>
            </w:r>
          </w:del>
          <w:ins w:id="2" w:author="Author A" w:date="2026-10-03T11:26:00Z" w16du:dateUtc="2026-10-03T01:26:00Z">
            <w:r w:rsidR="003A4157" w:rsidRPr="003A4157">
              <w:t>Ann</w:t>
            </w:r>
          </w:ins>
          <w:customXmlInsRangeStart w:id="3" w:author="Author A" w:date="2026-10-03T11:26:00Z"/>
        </w:sdtContent>
      </w:sdt>
      <w:customXmlInsRangeEnd w:id="3"/>
      <w:r>
        <w:t xml:space="preserve"> fox.</w:t>
      </w:r>
    </w:p>
    <w:p w14:paraId="4F3CD0ED" w14:textId="77777777" w:rsidR="00354AA8" w:rsidRDefault="00A65798">
      <w:r>
        <w:t xml:space="preserve">2a. The quick </w:t>
      </w:r>
      <w:r>
        <w:rPr>
          <w:b/>
          <w:bCs/>
        </w:rPr>
        <w:t>brown</w:t>
      </w:r>
      <w:r>
        <w:t xml:space="preserve"> fox.</w:t>
      </w:r>
    </w:p>
    <w:p w14:paraId="6B27F940" w14:textId="77777777" w:rsidR="00354AA8" w:rsidRDefault="00A65798">
      <w:r>
        <w:t xml:space="preserve">2b. The quick </w:t>
      </w:r>
      <w:r>
        <w:rPr>
          <w:b/>
          <w:bCs/>
        </w:rPr>
        <w:t>brown</w:t>
      </w:r>
      <w:r>
        <w:t xml:space="preserve"> fox.</w:t>
      </w:r>
    </w:p>
    <w:sectPr w:rsidR="00354AA8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B9EEE" w14:textId="77777777" w:rsidR="00A65798" w:rsidRDefault="00A65798" w:rsidP="00E76CB2">
      <w:pPr>
        <w:spacing w:after="0" w:line="240" w:lineRule="auto"/>
      </w:pPr>
      <w:r>
        <w:separator/>
      </w:r>
    </w:p>
  </w:endnote>
  <w:endnote w:type="continuationSeparator" w:id="0">
    <w:p w14:paraId="6DE6B1AC" w14:textId="77777777" w:rsidR="00A65798" w:rsidRDefault="00A65798" w:rsidP="00E76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3ED0C" w14:textId="77777777" w:rsidR="00A65798" w:rsidRDefault="00A65798" w:rsidP="00E76CB2">
      <w:pPr>
        <w:spacing w:after="0" w:line="240" w:lineRule="auto"/>
      </w:pPr>
      <w:r>
        <w:separator/>
      </w:r>
    </w:p>
  </w:footnote>
  <w:footnote w:type="continuationSeparator" w:id="0">
    <w:p w14:paraId="1496F83E" w14:textId="77777777" w:rsidR="00A65798" w:rsidRDefault="00A65798" w:rsidP="00E76CB2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AA8"/>
    <w:rsid w:val="00354AA8"/>
    <w:rsid w:val="003A4157"/>
    <w:rsid w:val="006E68FC"/>
    <w:rsid w:val="009D79B5"/>
    <w:rsid w:val="00A65798"/>
    <w:rsid w:val="00E7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C5451"/>
  <w15:docId w15:val="{1367789A-61AE-4E3D-9C4E-8B14F8FAE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76C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6CB2"/>
  </w:style>
  <w:style w:type="character" w:styleId="PlaceholderText">
    <w:name w:val="Placeholder Text"/>
    <w:basedOn w:val="DefaultParagraphFont"/>
    <w:uiPriority w:val="99"/>
    <w:unhideWhenUsed/>
    <w:rsid w:val="006E68FC"/>
    <w:rPr>
      <w:color w:val="666666"/>
    </w:rPr>
  </w:style>
  <w:style w:type="paragraph" w:styleId="Revision">
    <w:name w:val="Revision"/>
    <w:hidden/>
    <w:uiPriority w:val="99"/>
    <w:unhideWhenUsed/>
    <w:rsid w:val="003A41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2C3FE6" w:rsidRDefault="00C40877">
          <w:r w:rsidRPr="00AE234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877"/>
    <w:rsid w:val="002C3FE6"/>
    <w:rsid w:val="009D79B5"/>
    <w:rsid w:val="00C4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C4087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data>
  <name>Ann</name>
  <empty/>
</data>
</file>

<file path=customXml/itemProps1.xml><?xml version="1.0" encoding="utf-8"?>
<ds:datastoreItem xmlns:ds="http://schemas.openxmlformats.org/officeDocument/2006/customXml" ds:itemID="{443D3445-BAA1-420E-A5E7-67CD0C9BC8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2026-10-03T01:26:00Z</dcterms:created>
  <dcterms:modified xsi:type="dcterms:W3CDTF">2026-10-03T01:26:00Z</dcterms:modified>
</cp:coreProperties>
</file>