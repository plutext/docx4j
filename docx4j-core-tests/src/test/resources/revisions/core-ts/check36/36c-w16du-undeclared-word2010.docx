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590" w:rsidRDefault="009B588F">
      <w:r>
        <w:t>Check 36, 36c: a tracked insertion with w16du</w:t>
      </w:r>
      <w:proofErr w:type="gramStart"/>
      <w:r>
        <w:t>:dateUtc</w:t>
      </w:r>
      <w:proofErr w:type="gramEnd"/>
      <w:r>
        <w:t>; w16du is NOT declared ignorable.</w:t>
      </w:r>
    </w:p>
    <w:p w:rsidR="007E0590" w:rsidRDefault="009B588F">
      <w:r>
        <w:t xml:space="preserve">Kept text, then </w:t>
      </w:r>
      <w:ins w:id="0" w:author="Check 36" w:date="2026-10-04T10:00:00Z">
        <w:r>
          <w:t>inserted text</w:t>
        </w:r>
      </w:ins>
      <w:r>
        <w:t>.</w:t>
      </w:r>
    </w:p>
    <w:p w:rsidR="007E0590" w:rsidRDefault="009B588F">
      <w:proofErr w:type="gramStart"/>
      <w:r>
        <w:t>After.</w:t>
      </w:r>
      <w:bookmarkStart w:id="1" w:name="_GoBack"/>
      <w:bookmarkEnd w:id="1"/>
      <w:proofErr w:type="gramEnd"/>
    </w:p>
    <w:sectPr w:rsidR="007E0590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590"/>
    <w:rsid w:val="007E0590"/>
    <w:rsid w:val="009B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Revision">
    <w:name w:val="Revision"/>
    <w:hidden/>
    <w:uiPriority w:val="99"/>
    <w:unhideWhenUsed/>
    <w:rsid w:val="009B588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8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8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Revision">
    <w:name w:val="Revision"/>
    <w:hidden/>
    <w:uiPriority w:val="99"/>
    <w:unhideWhenUsed/>
    <w:rsid w:val="009B588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8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8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2026-10-04T01:29:00Z</dcterms:created>
  <dcterms:modified xsi:type="dcterms:W3CDTF">2026-10-04T01:29:00Z</dcterms:modified>
</cp:coreProperties>
</file>