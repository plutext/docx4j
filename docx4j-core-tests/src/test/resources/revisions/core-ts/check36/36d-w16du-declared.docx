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6du="http://schemas.microsoft.com/office/word/2023/wordml/word16du" mc:Ignorable="w16du">
  <w:body>
    <w:p>
      <w:r>
        <w:t xml:space="preserve">Check 36, 36d: a tracked insertion with w16du:dateUtc; w16du is declared ignorable.</w:t>
      </w:r>
    </w:p>
    <w:p>
      <w:r>
        <w:t xml:space="preserve">Kept text, then </w:t>
      </w:r>
      <w:ins w:id="1" w:author="Check 36" w:date="2026-10-04T10:00:00Z" w16du:dateUtc="2026-10-04T00:00:00Z">
        <w:r>
          <w:t>inserted text</w:t>
        </w:r>
      </w:ins>
      <w:r>
        <w:t>.</w:t>
      </w:r>
    </w:p>
    <w:p>
      <w:r>
        <w:t xml:space="preserve">After.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