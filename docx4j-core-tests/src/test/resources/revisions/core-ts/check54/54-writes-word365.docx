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F5EE" w14:textId="77777777" w:rsidR="00155FA0" w:rsidRDefault="002C3778">
      <w:r>
        <w:t>Check 54. Each case is a region: its BEGIN paragraph, its content, its END paragraph.</w:t>
      </w:r>
    </w:p>
    <w:p w14:paraId="5C13ADAF" w14:textId="77777777" w:rsidR="00155FA0" w:rsidRDefault="002C3778">
      <w:r>
        <w:t>BEGIN1 IN1 paragraph-before untracked word head1b</w:t>
      </w:r>
    </w:p>
    <w:p w14:paraId="639511F7" w14:textId="77777777" w:rsidR="0084613A" w:rsidRDefault="002C3778">
      <w:pPr>
        <w:pStyle w:val="Heading1"/>
      </w:pPr>
      <w:r>
        <w:t xml:space="preserve">HEAD1A </w:t>
      </w:r>
    </w:p>
    <w:p w14:paraId="126B6820" w14:textId="77777777" w:rsidR="0084613A" w:rsidRDefault="0084613A">
      <w:pPr>
        <w:pStyle w:val="Heading1"/>
      </w:pPr>
      <w:r>
        <w:t>NEWPARA</w:t>
      </w:r>
    </w:p>
    <w:p w14:paraId="79FB0716" w14:textId="516E6026" w:rsidR="00155FA0" w:rsidRDefault="002C3778">
      <w:pPr>
        <w:pStyle w:val="Heading1"/>
      </w:pPr>
      <w:r>
        <w:t>HEAD1B HEAD1C</w:t>
      </w:r>
    </w:p>
    <w:p w14:paraId="2E4BC224" w14:textId="77777777" w:rsidR="00155FA0" w:rsidRDefault="002C3778">
      <w:pPr>
        <w:jc w:val="center"/>
      </w:pPr>
      <w:r>
        <w:rPr>
          <w:i/>
        </w:rPr>
        <w:t>BODY1A BODY1B</w:t>
      </w:r>
    </w:p>
    <w:p w14:paraId="2B63AF54" w14:textId="77777777" w:rsidR="00155FA0" w:rsidRDefault="002C3778">
      <w:r>
        <w:t>END1</w:t>
      </w:r>
    </w:p>
    <w:p w14:paraId="2A49F199" w14:textId="77777777" w:rsidR="00155FA0" w:rsidRDefault="002C3778">
      <w:r>
        <w:t>BEGIN2 IN1 paragraph-after untracked word head2b</w:t>
      </w:r>
    </w:p>
    <w:p w14:paraId="123B8029" w14:textId="77777777" w:rsidR="0084613A" w:rsidRDefault="002C3778">
      <w:pPr>
        <w:pStyle w:val="Heading1"/>
      </w:pPr>
      <w:r>
        <w:t>HEAD2A HEAD2B</w:t>
      </w:r>
    </w:p>
    <w:p w14:paraId="64D27190" w14:textId="69EF090F" w:rsidR="0084613A" w:rsidRDefault="0084613A">
      <w:pPr>
        <w:pStyle w:val="Heading1"/>
      </w:pPr>
      <w:r>
        <w:t>NEWPARA</w:t>
      </w:r>
    </w:p>
    <w:p w14:paraId="71C64A61" w14:textId="3D8650B1" w:rsidR="00155FA0" w:rsidRDefault="002C3778">
      <w:pPr>
        <w:pStyle w:val="Heading1"/>
      </w:pPr>
      <w:r>
        <w:t xml:space="preserve"> HEAD2C</w:t>
      </w:r>
    </w:p>
    <w:p w14:paraId="5F20563C" w14:textId="77777777" w:rsidR="00155FA0" w:rsidRDefault="002C3778">
      <w:pPr>
        <w:jc w:val="center"/>
      </w:pPr>
      <w:r>
        <w:rPr>
          <w:i/>
        </w:rPr>
        <w:t>BODY2A BODY2B</w:t>
      </w:r>
    </w:p>
    <w:p w14:paraId="76992452" w14:textId="77777777" w:rsidR="00155FA0" w:rsidRDefault="002C3778">
      <w:r>
        <w:t>END2</w:t>
      </w:r>
    </w:p>
    <w:p w14:paraId="6C134689" w14:textId="77777777" w:rsidR="00155FA0" w:rsidRDefault="002C3778">
      <w:r>
        <w:t>BEGIN3 IN1 paragraph-before tracked word head3b</w:t>
      </w:r>
    </w:p>
    <w:p w14:paraId="12CC8157" w14:textId="77777777" w:rsidR="0084613A" w:rsidRDefault="002C3778">
      <w:pPr>
        <w:pStyle w:val="Heading1"/>
        <w:rPr>
          <w:ins w:id="0" w:author="Author A" w:date="2026-10-22T20:01:00Z" w16du:dateUtc="2026-10-22T09:01:00Z"/>
        </w:rPr>
      </w:pPr>
      <w:r>
        <w:t xml:space="preserve">HEAD3A </w:t>
      </w:r>
    </w:p>
    <w:p w14:paraId="37FDA68F" w14:textId="77777777" w:rsidR="0084613A" w:rsidRDefault="0084613A">
      <w:pPr>
        <w:pStyle w:val="Heading1"/>
        <w:rPr>
          <w:ins w:id="1" w:author="Author A" w:date="2026-10-22T20:01:00Z" w16du:dateUtc="2026-10-22T09:01:00Z"/>
        </w:rPr>
      </w:pPr>
      <w:ins w:id="2" w:author="Author A" w:date="2026-10-22T20:01:00Z" w16du:dateUtc="2026-10-22T09:01:00Z">
        <w:r>
          <w:t>NEWPARA</w:t>
        </w:r>
      </w:ins>
    </w:p>
    <w:p w14:paraId="3A85F393" w14:textId="44EC4AC8" w:rsidR="00155FA0" w:rsidRDefault="002C3778">
      <w:pPr>
        <w:pStyle w:val="Heading1"/>
      </w:pPr>
      <w:r>
        <w:t>HEAD3B HEAD3C</w:t>
      </w:r>
    </w:p>
    <w:p w14:paraId="3FDE2758" w14:textId="77777777" w:rsidR="00155FA0" w:rsidRDefault="002C3778">
      <w:pPr>
        <w:jc w:val="center"/>
      </w:pPr>
      <w:r>
        <w:rPr>
          <w:i/>
        </w:rPr>
        <w:t>BODY3A BODY3B</w:t>
      </w:r>
    </w:p>
    <w:p w14:paraId="489825BF" w14:textId="77777777" w:rsidR="00155FA0" w:rsidRDefault="002C3778">
      <w:r>
        <w:t>END3</w:t>
      </w:r>
    </w:p>
    <w:p w14:paraId="0FECF4DE" w14:textId="77777777" w:rsidR="00155FA0" w:rsidRDefault="002C3778">
      <w:r>
        <w:t>BEGIN4 IN1 replace tracked word head4b</w:t>
      </w:r>
    </w:p>
    <w:p w14:paraId="107AB262" w14:textId="25D8CA1B" w:rsidR="00155FA0" w:rsidRDefault="002C3778">
      <w:pPr>
        <w:pStyle w:val="Heading1"/>
      </w:pPr>
      <w:r>
        <w:lastRenderedPageBreak/>
        <w:t xml:space="preserve">HEAD4A </w:t>
      </w:r>
      <w:ins w:id="3" w:author="Author A" w:date="2026-10-22T20:01:00Z" w16du:dateUtc="2026-10-22T09:01:00Z">
        <w:r w:rsidR="0084613A">
          <w:t>NEWTEXT</w:t>
        </w:r>
      </w:ins>
      <w:del w:id="4" w:author="Author A" w:date="2026-10-22T20:01:00Z" w16du:dateUtc="2026-10-22T09:01:00Z">
        <w:r w:rsidDel="0084613A">
          <w:delText>HEAD4B</w:delText>
        </w:r>
      </w:del>
      <w:r>
        <w:t xml:space="preserve"> HEAD4C</w:t>
      </w:r>
    </w:p>
    <w:p w14:paraId="4E1A02E3" w14:textId="77777777" w:rsidR="00155FA0" w:rsidRDefault="002C3778">
      <w:pPr>
        <w:jc w:val="center"/>
      </w:pPr>
      <w:r>
        <w:rPr>
          <w:i/>
        </w:rPr>
        <w:t>BODY4A BODY4B</w:t>
      </w:r>
    </w:p>
    <w:p w14:paraId="56ED9B86" w14:textId="77777777" w:rsidR="00155FA0" w:rsidRDefault="002C3778">
      <w:r>
        <w:t>END4</w:t>
      </w:r>
    </w:p>
    <w:p w14:paraId="74745472" w14:textId="77777777" w:rsidR="00155FA0" w:rsidRDefault="002C3778">
      <w:r>
        <w:t>BEGIN5 TE delete untracked from head5b to-table t5r1c1a</w:t>
      </w:r>
    </w:p>
    <w:p w14:paraId="5C555B34" w14:textId="44C73ED2" w:rsidR="00155FA0" w:rsidRDefault="002C3778">
      <w:r>
        <w:t>HEAD5A PLAIN5A PLAIN5B</w:t>
      </w:r>
    </w:p>
    <w:p w14:paraId="5198C018" w14:textId="77777777" w:rsidR="00155FA0" w:rsidRDefault="002C3778">
      <w:r>
        <w:t>END5</w:t>
      </w:r>
    </w:p>
    <w:p w14:paraId="6C0E2944" w14:textId="77777777" w:rsidR="00155FA0" w:rsidRDefault="002C3778">
      <w:r>
        <w:t>BEGIN6 TE delete tracked from head6b to-table t6r1c1a</w:t>
      </w:r>
    </w:p>
    <w:p w14:paraId="7651F9A8" w14:textId="6BFA1FB9" w:rsidR="00155FA0" w:rsidDel="0084613A" w:rsidRDefault="002C3778">
      <w:pPr>
        <w:pStyle w:val="Heading1"/>
        <w:rPr>
          <w:del w:id="5" w:author="Author A" w:date="2026-10-22T20:01:00Z" w16du:dateUtc="2026-10-22T09:01:00Z"/>
        </w:rPr>
      </w:pPr>
      <w:r>
        <w:t xml:space="preserve">HEAD6A </w:t>
      </w:r>
      <w:del w:id="6" w:author="Author A" w:date="2026-10-22T20:01:00Z" w16du:dateUtc="2026-10-22T09:01:00Z">
        <w:r w:rsidDel="0084613A">
          <w:delText>HEAD6B HEAD6C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:rsidDel="0084613A" w14:paraId="364A8057" w14:textId="3895CEED">
        <w:trPr>
          <w:del w:id="7" w:author="Author A" w:date="2026-10-22T20:01:00Z" w16du:dateUtc="2026-10-22T09:01:00Z"/>
        </w:trPr>
        <w:tc>
          <w:tcPr>
            <w:tcW w:w="3000" w:type="dxa"/>
          </w:tcPr>
          <w:p w14:paraId="41E387DC" w14:textId="1466E81F" w:rsidR="00155FA0" w:rsidDel="0084613A" w:rsidRDefault="002C3778">
            <w:pPr>
              <w:rPr>
                <w:del w:id="8" w:author="Author A" w:date="2026-10-22T20:01:00Z" w16du:dateUtc="2026-10-22T09:01:00Z"/>
              </w:rPr>
            </w:pPr>
            <w:del w:id="9" w:author="Author A" w:date="2026-10-22T20:01:00Z" w16du:dateUtc="2026-10-22T09:01:00Z">
              <w:r w:rsidDel="0084613A">
                <w:delText>T6R1C1A T6R1C1B</w:delText>
              </w:r>
            </w:del>
          </w:p>
        </w:tc>
        <w:tc>
          <w:tcPr>
            <w:tcW w:w="3000" w:type="dxa"/>
          </w:tcPr>
          <w:p w14:paraId="50DFD711" w14:textId="1989051C" w:rsidR="00155FA0" w:rsidDel="0084613A" w:rsidRDefault="002C3778">
            <w:pPr>
              <w:rPr>
                <w:del w:id="10" w:author="Author A" w:date="2026-10-22T20:01:00Z" w16du:dateUtc="2026-10-22T09:01:00Z"/>
              </w:rPr>
            </w:pPr>
            <w:del w:id="11" w:author="Author A" w:date="2026-10-22T20:01:00Z" w16du:dateUtc="2026-10-22T09:01:00Z">
              <w:r w:rsidDel="0084613A">
                <w:delText>T6R1C2A T6R1C2B</w:delText>
              </w:r>
            </w:del>
          </w:p>
        </w:tc>
      </w:tr>
      <w:tr w:rsidR="00155FA0" w:rsidDel="0084613A" w14:paraId="030A0EDB" w14:textId="1E58A260">
        <w:trPr>
          <w:del w:id="12" w:author="Author A" w:date="2026-10-22T20:01:00Z" w16du:dateUtc="2026-10-22T09:01:00Z"/>
        </w:trPr>
        <w:tc>
          <w:tcPr>
            <w:tcW w:w="3000" w:type="dxa"/>
          </w:tcPr>
          <w:p w14:paraId="632A6949" w14:textId="603187C8" w:rsidR="00155FA0" w:rsidDel="0084613A" w:rsidRDefault="002C3778">
            <w:pPr>
              <w:rPr>
                <w:del w:id="13" w:author="Author A" w:date="2026-10-22T20:01:00Z" w16du:dateUtc="2026-10-22T09:01:00Z"/>
              </w:rPr>
            </w:pPr>
            <w:del w:id="14" w:author="Author A" w:date="2026-10-22T20:01:00Z" w16du:dateUtc="2026-10-22T09:01:00Z">
              <w:r w:rsidDel="0084613A">
                <w:delText>T6R2C1A T6R2C1B</w:delText>
              </w:r>
            </w:del>
          </w:p>
        </w:tc>
        <w:tc>
          <w:tcPr>
            <w:tcW w:w="3000" w:type="dxa"/>
          </w:tcPr>
          <w:p w14:paraId="6D1613FF" w14:textId="2A5BC9C7" w:rsidR="00155FA0" w:rsidDel="0084613A" w:rsidRDefault="002C3778">
            <w:pPr>
              <w:rPr>
                <w:del w:id="15" w:author="Author A" w:date="2026-10-22T20:01:00Z" w16du:dateUtc="2026-10-22T09:01:00Z"/>
              </w:rPr>
            </w:pPr>
            <w:del w:id="16" w:author="Author A" w:date="2026-10-22T20:01:00Z" w16du:dateUtc="2026-10-22T09:01:00Z">
              <w:r w:rsidDel="0084613A">
                <w:delText>T6R2C2A T6R2C2B</w:delText>
              </w:r>
            </w:del>
          </w:p>
        </w:tc>
      </w:tr>
    </w:tbl>
    <w:p w14:paraId="33E8ACB8" w14:textId="77777777" w:rsidR="00155FA0" w:rsidRDefault="002C3778">
      <w:r>
        <w:t>PLAIN6A PLAIN6B</w:t>
      </w:r>
    </w:p>
    <w:p w14:paraId="0036DB6D" w14:textId="77777777" w:rsidR="00155FA0" w:rsidRDefault="002C3778">
      <w:r>
        <w:t>END6</w:t>
      </w:r>
    </w:p>
    <w:p w14:paraId="538CA124" w14:textId="77777777" w:rsidR="00155FA0" w:rsidRDefault="002C3778">
      <w:r>
        <w:t>BEGIN7 TE replace untracked from head7b to-table t7r1c1a</w:t>
      </w:r>
    </w:p>
    <w:p w14:paraId="550EB2ED" w14:textId="77777777" w:rsidR="00155FA0" w:rsidRDefault="002C3778">
      <w:pPr>
        <w:pStyle w:val="Heading1"/>
      </w:pPr>
      <w:r>
        <w:t>HEAD7A HEAD7B HEAD7C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120151DE" w14:textId="77777777">
        <w:tc>
          <w:tcPr>
            <w:tcW w:w="3000" w:type="dxa"/>
          </w:tcPr>
          <w:p w14:paraId="2FF315F3" w14:textId="77777777" w:rsidR="00155FA0" w:rsidRDefault="002C3778">
            <w:r>
              <w:t>T7R1C1A T7R1C1B</w:t>
            </w:r>
          </w:p>
        </w:tc>
        <w:tc>
          <w:tcPr>
            <w:tcW w:w="3000" w:type="dxa"/>
          </w:tcPr>
          <w:p w14:paraId="1B9DDBAE" w14:textId="77777777" w:rsidR="00155FA0" w:rsidRDefault="002C3778">
            <w:r>
              <w:t>T7R1C2A T7R1C2B</w:t>
            </w:r>
          </w:p>
        </w:tc>
      </w:tr>
      <w:tr w:rsidR="00155FA0" w14:paraId="73016DB2" w14:textId="77777777">
        <w:tc>
          <w:tcPr>
            <w:tcW w:w="3000" w:type="dxa"/>
          </w:tcPr>
          <w:p w14:paraId="57AE7934" w14:textId="77777777" w:rsidR="00155FA0" w:rsidRDefault="002C3778">
            <w:r>
              <w:t>T7R2C1A T7R2C1B</w:t>
            </w:r>
          </w:p>
        </w:tc>
        <w:tc>
          <w:tcPr>
            <w:tcW w:w="3000" w:type="dxa"/>
          </w:tcPr>
          <w:p w14:paraId="5B6CABA3" w14:textId="77777777" w:rsidR="00155FA0" w:rsidRDefault="002C3778">
            <w:r>
              <w:t>T7R2C2A T7R2C2B</w:t>
            </w:r>
          </w:p>
        </w:tc>
      </w:tr>
    </w:tbl>
    <w:p w14:paraId="18DA2B92" w14:textId="77777777" w:rsidR="00155FA0" w:rsidRDefault="002C3778">
      <w:r>
        <w:t>PLAIN7A PLAIN7B</w:t>
      </w:r>
    </w:p>
    <w:p w14:paraId="04C634B8" w14:textId="77777777" w:rsidR="00155FA0" w:rsidRDefault="002C3778">
      <w:r>
        <w:t>END7</w:t>
      </w:r>
    </w:p>
    <w:p w14:paraId="42E11E8E" w14:textId="77777777" w:rsidR="00155FA0" w:rsidRDefault="002C3778">
      <w:r>
        <w:t>BEGIN8 WT delete untracked whole body8a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64CAC4B5" w14:textId="77777777">
        <w:tc>
          <w:tcPr>
            <w:tcW w:w="3000" w:type="dxa"/>
          </w:tcPr>
          <w:p w14:paraId="20DC606D" w14:textId="77777777" w:rsidR="00155FA0" w:rsidRDefault="002C3778">
            <w:r>
              <w:t>T8R1C1A T8R1C1B</w:t>
            </w:r>
          </w:p>
        </w:tc>
        <w:tc>
          <w:tcPr>
            <w:tcW w:w="3000" w:type="dxa"/>
          </w:tcPr>
          <w:p w14:paraId="416BEF5E" w14:textId="77777777" w:rsidR="00155FA0" w:rsidRDefault="002C3778">
            <w:r>
              <w:t>T8R1C2A T8R1C2B</w:t>
            </w:r>
          </w:p>
        </w:tc>
      </w:tr>
      <w:tr w:rsidR="00155FA0" w14:paraId="14DAE735" w14:textId="77777777">
        <w:tc>
          <w:tcPr>
            <w:tcW w:w="3000" w:type="dxa"/>
          </w:tcPr>
          <w:p w14:paraId="51E9529B" w14:textId="77777777" w:rsidR="00155FA0" w:rsidRDefault="002C3778">
            <w:r>
              <w:t>T8R2C1A T8R2C1B</w:t>
            </w:r>
          </w:p>
        </w:tc>
        <w:tc>
          <w:tcPr>
            <w:tcW w:w="3000" w:type="dxa"/>
          </w:tcPr>
          <w:p w14:paraId="7F12F200" w14:textId="77777777" w:rsidR="00155FA0" w:rsidRDefault="002C3778">
            <w:r>
              <w:t>T8R2C2A T8R2C2B</w:t>
            </w:r>
          </w:p>
        </w:tc>
      </w:tr>
    </w:tbl>
    <w:p w14:paraId="2CE4A3D0" w14:textId="77777777" w:rsidR="00155FA0" w:rsidRDefault="002C3778">
      <w:r>
        <w:t>PLAIN8A PLAIN8B</w:t>
      </w:r>
    </w:p>
    <w:p w14:paraId="5A6D27F2" w14:textId="77777777" w:rsidR="00155FA0" w:rsidRDefault="002C3778">
      <w:r>
        <w:t>END8</w:t>
      </w:r>
    </w:p>
    <w:p w14:paraId="28A25066" w14:textId="77777777" w:rsidR="00155FA0" w:rsidRDefault="002C3778">
      <w:r>
        <w:t>BEGIN9 WT delete tracked whole body9a</w:t>
      </w:r>
    </w:p>
    <w:p w14:paraId="75F31897" w14:textId="682C6117" w:rsidR="00155FA0" w:rsidDel="0084613A" w:rsidRDefault="002C3778">
      <w:pPr>
        <w:jc w:val="center"/>
        <w:rPr>
          <w:del w:id="17" w:author="Author A" w:date="2026-10-22T20:01:00Z" w16du:dateUtc="2026-10-22T09:01:00Z"/>
        </w:rPr>
      </w:pPr>
      <w:del w:id="18" w:author="Author A" w:date="2026-10-22T20:01:00Z" w16du:dateUtc="2026-10-22T09:01:00Z">
        <w:r w:rsidDel="0084613A">
          <w:rPr>
            <w:i/>
          </w:rPr>
          <w:delText>BODY9A BODY9B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4CD00AC6" w14:textId="77777777">
        <w:tc>
          <w:tcPr>
            <w:tcW w:w="3000" w:type="dxa"/>
          </w:tcPr>
          <w:p w14:paraId="0A035A43" w14:textId="77777777" w:rsidR="00155FA0" w:rsidRDefault="002C3778">
            <w:r>
              <w:lastRenderedPageBreak/>
              <w:t>T9R1C1A T9R1C1B</w:t>
            </w:r>
          </w:p>
        </w:tc>
        <w:tc>
          <w:tcPr>
            <w:tcW w:w="3000" w:type="dxa"/>
          </w:tcPr>
          <w:p w14:paraId="3DAA6421" w14:textId="77777777" w:rsidR="00155FA0" w:rsidRDefault="002C3778">
            <w:r>
              <w:t>T9R1C2A T9R1C2B</w:t>
            </w:r>
          </w:p>
        </w:tc>
      </w:tr>
      <w:tr w:rsidR="00155FA0" w14:paraId="7C1371C3" w14:textId="77777777">
        <w:tc>
          <w:tcPr>
            <w:tcW w:w="3000" w:type="dxa"/>
          </w:tcPr>
          <w:p w14:paraId="643A1E07" w14:textId="77777777" w:rsidR="00155FA0" w:rsidRDefault="002C3778">
            <w:r>
              <w:t>T9R2C1A T9R2C1B</w:t>
            </w:r>
          </w:p>
        </w:tc>
        <w:tc>
          <w:tcPr>
            <w:tcW w:w="3000" w:type="dxa"/>
          </w:tcPr>
          <w:p w14:paraId="249ED30D" w14:textId="77777777" w:rsidR="00155FA0" w:rsidRDefault="002C3778">
            <w:r>
              <w:t>T9R2C2A T9R2C2B</w:t>
            </w:r>
          </w:p>
        </w:tc>
      </w:tr>
    </w:tbl>
    <w:p w14:paraId="11003017" w14:textId="77777777" w:rsidR="00155FA0" w:rsidRDefault="002C3778">
      <w:r>
        <w:t>PLAIN9A PLAIN9B</w:t>
      </w:r>
    </w:p>
    <w:p w14:paraId="4F41ABB6" w14:textId="77777777" w:rsidR="00155FA0" w:rsidRDefault="002C3778">
      <w:r>
        <w:t>END9</w:t>
      </w:r>
    </w:p>
    <w:p w14:paraId="2565384A" w14:textId="77777777" w:rsidR="00155FA0" w:rsidRDefault="002C3778">
      <w:r>
        <w:t>BEGIN10 WL delete untracked whole list10a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155FA0" w14:paraId="678667E0" w14:textId="77777777">
        <w:tc>
          <w:tcPr>
            <w:tcW w:w="4500" w:type="dxa"/>
          </w:tcPr>
          <w:p w14:paraId="372D3A30" w14:textId="77777777" w:rsidR="00155FA0" w:rsidRDefault="002C3778">
            <w:pPr>
              <w:jc w:val="center"/>
            </w:pPr>
            <w:r>
              <w:rPr>
                <w:i/>
              </w:rPr>
              <w:t>BODY10A BODY10B</w:t>
            </w:r>
          </w:p>
          <w:p w14:paraId="5D1E0BF7" w14:textId="65577814" w:rsidR="00155FA0" w:rsidRDefault="00155FA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00" w:type="dxa"/>
          </w:tcPr>
          <w:p w14:paraId="64BDFC56" w14:textId="77777777" w:rsidR="00155FA0" w:rsidRDefault="002C3778">
            <w:r>
              <w:t>T10R1C2A T10R1C2B</w:t>
            </w:r>
          </w:p>
        </w:tc>
      </w:tr>
    </w:tbl>
    <w:p w14:paraId="2A4BE726" w14:textId="77777777" w:rsidR="00155FA0" w:rsidRDefault="002C3778">
      <w:r>
        <w:t>END10</w:t>
      </w:r>
    </w:p>
    <w:p w14:paraId="3CEF706D" w14:textId="77777777" w:rsidR="00155FA0" w:rsidRDefault="002C3778">
      <w:r>
        <w:t>BEGIN11 WL delete tracked whole list11a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155FA0" w14:paraId="318ABADB" w14:textId="77777777">
        <w:tc>
          <w:tcPr>
            <w:tcW w:w="4500" w:type="dxa"/>
          </w:tcPr>
          <w:p w14:paraId="48B8D459" w14:textId="77777777" w:rsidR="00155FA0" w:rsidRDefault="002C3778">
            <w:pPr>
              <w:jc w:val="center"/>
            </w:pPr>
            <w:r>
              <w:rPr>
                <w:i/>
              </w:rPr>
              <w:t>BODY11A BODY11B</w:t>
            </w:r>
          </w:p>
          <w:p w14:paraId="75B7307F" w14:textId="67A684F5" w:rsidR="00155FA0" w:rsidRDefault="002C3778">
            <w:pPr>
              <w:pStyle w:val="ListParagraph"/>
              <w:numPr>
                <w:ilvl w:val="0"/>
                <w:numId w:val="2"/>
              </w:numPr>
            </w:pPr>
            <w:del w:id="19" w:author="Author A" w:date="2026-10-22T20:01:00Z" w16du:dateUtc="2026-10-22T09:01:00Z">
              <w:r w:rsidDel="0084613A">
                <w:rPr>
                  <w:u w:val="single"/>
                </w:rPr>
                <w:delText>LIST11A LIST11B</w:delText>
              </w:r>
            </w:del>
          </w:p>
        </w:tc>
        <w:tc>
          <w:tcPr>
            <w:tcW w:w="3000" w:type="dxa"/>
          </w:tcPr>
          <w:p w14:paraId="0FCC73FF" w14:textId="77777777" w:rsidR="00155FA0" w:rsidRDefault="002C3778">
            <w:r>
              <w:t>T11R1C2A T11R1C2B</w:t>
            </w:r>
          </w:p>
        </w:tc>
      </w:tr>
    </w:tbl>
    <w:p w14:paraId="322F2665" w14:textId="77777777" w:rsidR="00155FA0" w:rsidRDefault="002C3778">
      <w:r>
        <w:t>END11</w:t>
      </w:r>
    </w:p>
    <w:p w14:paraId="55E0CB6E" w14:textId="77777777" w:rsidR="00155FA0" w:rsidRDefault="002C3778">
      <w:r>
        <w:t>BEGIN12 WC delete untracked whole list12a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2"/>
        <w:tag w:val="c54-12"/>
        <w:id w:val="54012"/>
      </w:sdtPr>
      <w:sdtEndPr>
        <w:rPr>
          <w:i/>
        </w:rPr>
      </w:sdtEndPr>
      <w:sdtContent>
        <w:p w14:paraId="2BE91387" w14:textId="77777777" w:rsidR="00155FA0" w:rsidRDefault="002C3778">
          <w:pPr>
            <w:pStyle w:val="Heading1"/>
          </w:pPr>
          <w:r>
            <w:t>HEAD12A HEAD12B HEAD12C</w:t>
          </w:r>
        </w:p>
        <w:p w14:paraId="279EF058" w14:textId="587A78FB" w:rsidR="00155FA0" w:rsidRDefault="002C3778">
          <w:pPr>
            <w:jc w:val="center"/>
          </w:pPr>
          <w:r>
            <w:rPr>
              <w:i/>
            </w:rPr>
            <w:t>BODY12A BODY12B</w:t>
          </w:r>
        </w:p>
      </w:sdtContent>
    </w:sdt>
    <w:p w14:paraId="52E07828" w14:textId="77777777" w:rsidR="00155FA0" w:rsidRDefault="002C3778">
      <w:r>
        <w:t>END12</w:t>
      </w:r>
    </w:p>
    <w:p w14:paraId="086E77CB" w14:textId="77777777" w:rsidR="00155FA0" w:rsidRDefault="002C3778">
      <w:r>
        <w:t>BEGIN13 WC delete tracked whole list13a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3"/>
        <w:tag w:val="c54-13"/>
        <w:id w:val="54013"/>
      </w:sdtPr>
      <w:sdtEndPr/>
      <w:sdtContent>
        <w:p w14:paraId="10F65162" w14:textId="77777777" w:rsidR="00155FA0" w:rsidRDefault="002C3778">
          <w:pPr>
            <w:pStyle w:val="Heading1"/>
          </w:pPr>
          <w:r>
            <w:t>HEAD13A HEAD13B HEAD13C</w:t>
          </w:r>
        </w:p>
        <w:p w14:paraId="549CDDA3" w14:textId="77777777" w:rsidR="00155FA0" w:rsidRDefault="002C3778">
          <w:pPr>
            <w:jc w:val="center"/>
          </w:pPr>
          <w:r>
            <w:rPr>
              <w:i/>
            </w:rPr>
            <w:t>BODY13A BODY13B</w:t>
          </w:r>
        </w:p>
        <w:p w14:paraId="20EFA988" w14:textId="3C11F8D9" w:rsidR="00155FA0" w:rsidDel="0084613A" w:rsidRDefault="002C3778">
          <w:pPr>
            <w:pStyle w:val="ListParagraph"/>
            <w:numPr>
              <w:ilvl w:val="0"/>
              <w:numId w:val="4"/>
            </w:numPr>
            <w:rPr>
              <w:del w:id="20" w:author="Author A" w:date="2026-10-22T20:01:00Z" w16du:dateUtc="2026-10-22T09:01:00Z"/>
            </w:rPr>
          </w:pPr>
          <w:del w:id="21" w:author="Author A" w:date="2026-10-22T20:01:00Z" w16du:dateUtc="2026-10-22T09:01:00Z">
            <w:r w:rsidDel="0084613A">
              <w:rPr>
                <w:u w:val="single"/>
              </w:rPr>
              <w:delText>LIST13A LIST13B</w:delText>
            </w:r>
          </w:del>
        </w:p>
      </w:sdtContent>
    </w:sdt>
    <w:p w14:paraId="25478ECA" w14:textId="77777777" w:rsidR="00155FA0" w:rsidRDefault="002C3778">
      <w:r>
        <w:t>END13</w:t>
      </w:r>
    </w:p>
    <w:p w14:paraId="453DA0B1" w14:textId="77777777" w:rsidR="00155FA0" w:rsidRDefault="002C3778">
      <w:r>
        <w:t>BEGIN14 CCW delete untracked from head14b to body14a</w:t>
      </w:r>
    </w:p>
    <w:p w14:paraId="68437627" w14:textId="55178271" w:rsidR="00155FA0" w:rsidRDefault="002C3778">
      <w:pPr>
        <w:jc w:val="center"/>
      </w:pPr>
      <w:r>
        <w:t xml:space="preserve">HEAD14A </w:t>
      </w:r>
      <w:r>
        <w:rPr>
          <w:i/>
        </w:rPr>
        <w:t xml:space="preserve"> BODY14B</w:t>
      </w:r>
    </w:p>
    <w:p w14:paraId="7F18AE20" w14:textId="77777777" w:rsidR="00155FA0" w:rsidRDefault="002C3778">
      <w:r>
        <w:t>END14</w:t>
      </w:r>
    </w:p>
    <w:p w14:paraId="70DCFA68" w14:textId="77777777" w:rsidR="00155FA0" w:rsidRDefault="002C3778">
      <w:r>
        <w:t>BEGIN15 CCW delete tracked from head15b to body15a</w:t>
      </w:r>
    </w:p>
    <w:p w14:paraId="687F607D" w14:textId="0C58B163" w:rsidR="00155FA0" w:rsidDel="0084613A" w:rsidRDefault="002C3778">
      <w:pPr>
        <w:pStyle w:val="Heading1"/>
        <w:rPr>
          <w:del w:id="22" w:author="Author A" w:date="2026-10-22T20:01:00Z" w16du:dateUtc="2026-10-22T09:01:00Z"/>
        </w:rPr>
      </w:pPr>
      <w:r>
        <w:lastRenderedPageBreak/>
        <w:t xml:space="preserve">HEAD15A </w:t>
      </w:r>
      <w:del w:id="23" w:author="Author A" w:date="2026-10-22T20:01:00Z" w16du:dateUtc="2026-10-22T09:01:00Z">
        <w:r w:rsidDel="0084613A">
          <w:delText>HEAD15B HEAD15C</w:delText>
        </w:r>
      </w:del>
    </w:p>
    <w:customXmlDelRangeStart w:id="24" w:author="Author A" w:date="2026-10-22T20:01:00Z"/>
    <w:sdt>
      <w:sdtPr>
        <w:alias w:val="Check 54 control 15"/>
        <w:tag w:val="c54-15"/>
        <w:id w:val="54015"/>
      </w:sdtPr>
      <w:sdtEndPr/>
      <w:sdtContent>
        <w:customXmlDelRangeEnd w:id="24"/>
        <w:p w14:paraId="79A58D39" w14:textId="16F85C52" w:rsidR="00155FA0" w:rsidDel="0084613A" w:rsidRDefault="002C3778">
          <w:pPr>
            <w:rPr>
              <w:del w:id="25" w:author="Author A" w:date="2026-10-22T20:01:00Z" w16du:dateUtc="2026-10-22T09:01:00Z"/>
            </w:rPr>
          </w:pPr>
          <w:del w:id="26" w:author="Author A" w:date="2026-10-22T20:01:00Z" w16du:dateUtc="2026-10-22T09:01:00Z">
            <w:r w:rsidDel="0084613A">
              <w:delText>PLAIN15A PLAIN15B</w:delText>
            </w:r>
          </w:del>
        </w:p>
        <w:customXmlDelRangeStart w:id="27" w:author="Author A" w:date="2026-10-22T20:01:00Z"/>
      </w:sdtContent>
    </w:sdt>
    <w:customXmlDelRangeEnd w:id="27"/>
    <w:p w14:paraId="5F27C089" w14:textId="50FA7C25" w:rsidR="00155FA0" w:rsidRDefault="002C3778">
      <w:pPr>
        <w:jc w:val="center"/>
      </w:pPr>
      <w:del w:id="28" w:author="Author A" w:date="2026-10-22T20:01:00Z" w16du:dateUtc="2026-10-22T09:01:00Z">
        <w:r w:rsidDel="0084613A">
          <w:rPr>
            <w:i/>
          </w:rPr>
          <w:delText>BODY15A</w:delText>
        </w:r>
      </w:del>
      <w:r>
        <w:rPr>
          <w:i/>
        </w:rPr>
        <w:t xml:space="preserve"> BODY15B</w:t>
      </w:r>
    </w:p>
    <w:p w14:paraId="1312394A" w14:textId="77777777" w:rsidR="00155FA0" w:rsidRDefault="002C3778">
      <w:r>
        <w:t>END15</w:t>
      </w:r>
    </w:p>
    <w:p w14:paraId="3D2C867A" w14:textId="77777777" w:rsidR="00155FA0" w:rsidRDefault="002C3778">
      <w:r>
        <w:t>BEGIN16 CCW replace untracked from head16b to body16a</w:t>
      </w:r>
    </w:p>
    <w:p w14:paraId="4DB15BA9" w14:textId="782FA16C" w:rsidR="00155FA0" w:rsidRDefault="002C3778">
      <w:pPr>
        <w:jc w:val="center"/>
      </w:pPr>
      <w:r>
        <w:t xml:space="preserve">HEAD16A </w:t>
      </w:r>
      <w:r w:rsidR="0084613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BODY16B</w:t>
      </w:r>
    </w:p>
    <w:p w14:paraId="281638F0" w14:textId="77777777" w:rsidR="00155FA0" w:rsidRDefault="002C3778">
      <w:r>
        <w:t>END16</w:t>
      </w:r>
    </w:p>
    <w:p w14:paraId="77932128" w14:textId="77777777" w:rsidR="00155FA0" w:rsidRDefault="002C3778">
      <w:r>
        <w:t>BEGIN17 CCW replace tracked from head17b to body17a</w:t>
      </w:r>
    </w:p>
    <w:p w14:paraId="626BF0CB" w14:textId="6F06D746" w:rsidR="00155FA0" w:rsidDel="0084613A" w:rsidRDefault="002C3778">
      <w:pPr>
        <w:pStyle w:val="Heading1"/>
        <w:rPr>
          <w:del w:id="29" w:author="Author A" w:date="2026-10-22T20:01:00Z" w16du:dateUtc="2026-10-22T09:01:00Z"/>
        </w:rPr>
      </w:pPr>
      <w:r>
        <w:t xml:space="preserve">HEAD17A </w:t>
      </w:r>
      <w:ins w:id="30" w:author="Author A" w:date="2026-10-22T20:01:00Z" w16du:dateUtc="2026-10-22T09:01:00Z">
        <w:r w:rsidR="0084613A">
          <w:t>NEWTEXT</w:t>
        </w:r>
      </w:ins>
      <w:del w:id="31" w:author="Author A" w:date="2026-10-22T20:01:00Z" w16du:dateUtc="2026-10-22T09:01:00Z">
        <w:r w:rsidDel="0084613A">
          <w:delText>HEAD17B HEAD17C</w:delText>
        </w:r>
      </w:del>
    </w:p>
    <w:customXmlDelRangeStart w:id="32" w:author="Author A" w:date="2026-10-22T20:01:00Z"/>
    <w:sdt>
      <w:sdtPr>
        <w:alias w:val="Check 54 control 17"/>
        <w:tag w:val="c54-17"/>
        <w:id w:val="54017"/>
      </w:sdtPr>
      <w:sdtEndPr/>
      <w:sdtContent>
        <w:customXmlDelRangeEnd w:id="32"/>
        <w:p w14:paraId="62017FEC" w14:textId="4E189C36" w:rsidR="00155FA0" w:rsidDel="0084613A" w:rsidRDefault="002C3778">
          <w:pPr>
            <w:rPr>
              <w:del w:id="33" w:author="Author A" w:date="2026-10-22T20:01:00Z" w16du:dateUtc="2026-10-22T09:01:00Z"/>
            </w:rPr>
          </w:pPr>
          <w:del w:id="34" w:author="Author A" w:date="2026-10-22T20:01:00Z" w16du:dateUtc="2026-10-22T09:01:00Z">
            <w:r w:rsidDel="0084613A">
              <w:delText>PLAIN17A PLAIN17B</w:delText>
            </w:r>
          </w:del>
        </w:p>
        <w:customXmlDelRangeStart w:id="35" w:author="Author A" w:date="2026-10-22T20:01:00Z"/>
      </w:sdtContent>
    </w:sdt>
    <w:customXmlDelRangeEnd w:id="35"/>
    <w:p w14:paraId="6E957B51" w14:textId="212DA45A" w:rsidR="00155FA0" w:rsidRDefault="002C3778">
      <w:pPr>
        <w:jc w:val="center"/>
      </w:pPr>
      <w:del w:id="36" w:author="Author A" w:date="2026-10-22T20:01:00Z" w16du:dateUtc="2026-10-22T09:01:00Z">
        <w:r w:rsidDel="0084613A">
          <w:rPr>
            <w:i/>
          </w:rPr>
          <w:delText>BODY17A</w:delText>
        </w:r>
      </w:del>
      <w:r>
        <w:rPr>
          <w:i/>
        </w:rPr>
        <w:t xml:space="preserve"> BODY17B</w:t>
      </w:r>
    </w:p>
    <w:p w14:paraId="77A8B28E" w14:textId="77777777" w:rsidR="00155FA0" w:rsidRDefault="002C3778">
      <w:r>
        <w:t>END17</w:t>
      </w:r>
    </w:p>
    <w:p w14:paraId="1DD6F397" w14:textId="77777777" w:rsidR="00155FA0" w:rsidRDefault="002C3778">
      <w:r>
        <w:t>BEGIN18 CCI delete untracked from head18b to body18a</w:t>
      </w:r>
    </w:p>
    <w:p w14:paraId="04418D0F" w14:textId="77777777" w:rsidR="0084613A" w:rsidRDefault="002C3778">
      <w:pPr>
        <w:jc w:val="center"/>
      </w:pPr>
      <w:r>
        <w:t xml:space="preserve">HEAD18A </w:t>
      </w:r>
    </w:p>
    <w:sdt>
      <w:sdtPr>
        <w:rPr>
          <w:i/>
        </w:rPr>
        <w:alias w:val="Check 54 control 18"/>
        <w:tag w:val="c54-18"/>
        <w:id w:val="54018"/>
      </w:sdtPr>
      <w:sdtEndPr>
        <w:rPr>
          <w:i w:val="0"/>
        </w:rPr>
      </w:sdtEndPr>
      <w:sdtContent>
        <w:p w14:paraId="226D53B9" w14:textId="61CD1D3D" w:rsidR="00155FA0" w:rsidRDefault="002C3778">
          <w:pPr>
            <w:jc w:val="center"/>
          </w:pPr>
          <w:r>
            <w:rPr>
              <w:i/>
            </w:rPr>
            <w:t xml:space="preserve"> BODY18B</w:t>
          </w:r>
        </w:p>
        <w:p w14:paraId="5731B34D" w14:textId="77777777" w:rsidR="00155FA0" w:rsidRDefault="002C3778">
          <w:pPr>
            <w:pStyle w:val="ListParagraph"/>
            <w:numPr>
              <w:ilvl w:val="0"/>
              <w:numId w:val="5"/>
            </w:numPr>
          </w:pPr>
          <w:r>
            <w:rPr>
              <w:u w:val="single"/>
            </w:rPr>
            <w:t>LIST18A LIST18B</w:t>
          </w:r>
        </w:p>
      </w:sdtContent>
    </w:sdt>
    <w:p w14:paraId="28B87BAC" w14:textId="77777777" w:rsidR="00155FA0" w:rsidRDefault="002C3778">
      <w:r>
        <w:t>END18</w:t>
      </w:r>
    </w:p>
    <w:p w14:paraId="486D4223" w14:textId="77777777" w:rsidR="00155FA0" w:rsidRDefault="002C3778">
      <w:r>
        <w:t>BEGIN19 CCI delete tracked from head19b to body19a</w:t>
      </w:r>
    </w:p>
    <w:p w14:paraId="228F0B96" w14:textId="1243F064" w:rsidR="00155FA0" w:rsidDel="0084613A" w:rsidRDefault="002C3778">
      <w:pPr>
        <w:pStyle w:val="Heading1"/>
        <w:rPr>
          <w:del w:id="37" w:author="Author A" w:date="2026-10-22T20:01:00Z" w16du:dateUtc="2026-10-22T09:01:00Z"/>
        </w:rPr>
      </w:pPr>
      <w:r>
        <w:t xml:space="preserve">HEAD19A </w:t>
      </w:r>
      <w:del w:id="38" w:author="Author A" w:date="2026-10-22T20:01:00Z" w16du:dateUtc="2026-10-22T09:01:00Z">
        <w:r w:rsidDel="0084613A">
          <w:delText>HEAD19B HEAD19C</w:delText>
        </w:r>
      </w:del>
    </w:p>
    <w:sdt>
      <w:sdtPr>
        <w:alias w:val="Check 54 control 19"/>
        <w:tag w:val="c54-19"/>
        <w:id w:val="54019"/>
      </w:sdtPr>
      <w:sdtEndPr/>
      <w:sdtContent>
        <w:p w14:paraId="64BC4F48" w14:textId="5369D77C" w:rsidR="00155FA0" w:rsidRDefault="002C3778">
          <w:pPr>
            <w:jc w:val="center"/>
          </w:pPr>
          <w:del w:id="39" w:author="Author A" w:date="2026-10-22T20:01:00Z" w16du:dateUtc="2026-10-22T09:01:00Z">
            <w:r w:rsidDel="0084613A">
              <w:rPr>
                <w:i/>
              </w:rPr>
              <w:delText>BODY19A</w:delText>
            </w:r>
          </w:del>
          <w:r>
            <w:rPr>
              <w:i/>
            </w:rPr>
            <w:t xml:space="preserve"> BODY19B</w:t>
          </w:r>
        </w:p>
        <w:p w14:paraId="273A7C89" w14:textId="77777777" w:rsidR="00155FA0" w:rsidRDefault="002C3778">
          <w:pPr>
            <w:pStyle w:val="ListParagraph"/>
            <w:numPr>
              <w:ilvl w:val="0"/>
              <w:numId w:val="6"/>
            </w:numPr>
          </w:pPr>
          <w:r>
            <w:rPr>
              <w:u w:val="single"/>
            </w:rPr>
            <w:t>LIST19A LIST19B</w:t>
          </w:r>
        </w:p>
      </w:sdtContent>
    </w:sdt>
    <w:p w14:paraId="09C86585" w14:textId="77777777" w:rsidR="00155FA0" w:rsidRDefault="002C3778">
      <w:r>
        <w:t>END19</w:t>
      </w:r>
    </w:p>
    <w:p w14:paraId="67EB594F" w14:textId="77777777" w:rsidR="00155FA0" w:rsidRDefault="002C3778">
      <w:r>
        <w:t>BEGIN20 CCO delete untracked from body20b to plain20a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20"/>
        <w:tag w:val="c54-20"/>
        <w:id w:val="54020"/>
      </w:sdtPr>
      <w:sdtEndPr>
        <w:rPr>
          <w:i/>
        </w:rPr>
      </w:sdtEndPr>
      <w:sdtContent>
        <w:p w14:paraId="4ACE1C2B" w14:textId="77777777" w:rsidR="00155FA0" w:rsidRDefault="002C3778">
          <w:pPr>
            <w:pStyle w:val="Heading1"/>
          </w:pPr>
          <w:r>
            <w:t>HEAD20A HEAD20B HEAD20C</w:t>
          </w:r>
        </w:p>
        <w:p w14:paraId="258DC7CD" w14:textId="4B36B9CC" w:rsidR="0084613A" w:rsidRDefault="002C3778">
          <w:pPr>
            <w:rPr>
              <w:i/>
            </w:rPr>
          </w:pPr>
          <w:r>
            <w:rPr>
              <w:i/>
            </w:rPr>
            <w:t xml:space="preserve">BODY20A </w:t>
          </w:r>
        </w:p>
      </w:sdtContent>
    </w:sdt>
    <w:p w14:paraId="16B4B335" w14:textId="1F3A95B3" w:rsidR="00155FA0" w:rsidRDefault="002C3778">
      <w:r>
        <w:lastRenderedPageBreak/>
        <w:t xml:space="preserve"> PLAIN20B</w:t>
      </w:r>
    </w:p>
    <w:p w14:paraId="2D4BC488" w14:textId="77777777" w:rsidR="00155FA0" w:rsidRDefault="002C3778">
      <w:r>
        <w:t>END20</w:t>
      </w:r>
    </w:p>
    <w:p w14:paraId="4EBF6BCC" w14:textId="77777777" w:rsidR="00155FA0" w:rsidRDefault="002C3778">
      <w:r>
        <w:t>BEGIN21 QP italic untracked from quote21b to plain21a</w:t>
      </w:r>
    </w:p>
    <w:p w14:paraId="20975B83" w14:textId="77777777" w:rsidR="00155FA0" w:rsidRPr="0084613A" w:rsidRDefault="002C3778">
      <w:pPr>
        <w:pStyle w:val="Check54Italic"/>
      </w:pPr>
      <w:r>
        <w:t xml:space="preserve">QUOTE21A </w:t>
      </w:r>
      <w:r w:rsidRPr="0084613A">
        <w:t>QUOTE21B</w:t>
      </w:r>
    </w:p>
    <w:p w14:paraId="699E615E" w14:textId="77777777" w:rsidR="00155FA0" w:rsidRDefault="002C3778">
      <w:r w:rsidRPr="0084613A">
        <w:rPr>
          <w:i/>
        </w:rPr>
        <w:t>PLAIN21A</w:t>
      </w:r>
      <w:r>
        <w:t xml:space="preserve"> PLAIN21B</w:t>
      </w:r>
    </w:p>
    <w:p w14:paraId="7C0A3680" w14:textId="77777777" w:rsidR="00155FA0" w:rsidRDefault="002C3778">
      <w:r>
        <w:t>END21</w:t>
      </w:r>
    </w:p>
    <w:p w14:paraId="2ED9C729" w14:textId="77777777" w:rsidR="00155FA0" w:rsidRDefault="002C3778">
      <w:r>
        <w:t>BEGIN22 QP italic tracked from quote22b to plain22a</w:t>
      </w:r>
    </w:p>
    <w:p w14:paraId="73BA30B4" w14:textId="77777777" w:rsidR="00155FA0" w:rsidRPr="0084613A" w:rsidRDefault="002C3778">
      <w:pPr>
        <w:pStyle w:val="Check54Italic"/>
      </w:pPr>
      <w:r>
        <w:t xml:space="preserve">QUOTE22A </w:t>
      </w:r>
      <w:r w:rsidRPr="0084613A">
        <w:t>QUOTE22B</w:t>
      </w:r>
    </w:p>
    <w:p w14:paraId="48EB6E2A" w14:textId="77777777" w:rsidR="00155FA0" w:rsidRDefault="002C3778">
      <w:r w:rsidRPr="0084613A">
        <w:rPr>
          <w:i/>
          <w:rPrChange w:id="40" w:author="Author A" w:date="2026-10-22T20:01:00Z" w16du:dateUtc="2026-10-22T09:01:00Z">
            <w:rPr/>
          </w:rPrChange>
        </w:rPr>
        <w:t>PLAIN22A</w:t>
      </w:r>
      <w:r>
        <w:t xml:space="preserve"> PLAIN22B</w:t>
      </w:r>
    </w:p>
    <w:p w14:paraId="0AEE1601" w14:textId="77777777" w:rsidR="00155FA0" w:rsidRDefault="002C3778">
      <w:r>
        <w:t>END22</w:t>
      </w:r>
    </w:p>
    <w:p w14:paraId="6ACEE88C" w14:textId="77777777" w:rsidR="00155FA0" w:rsidRDefault="002C3778">
      <w:r>
        <w:t>BEGIN23 HP size14 untracked from head23b to plain23a</w:t>
      </w:r>
    </w:p>
    <w:p w14:paraId="1EBC27F1" w14:textId="77777777" w:rsidR="00155FA0" w:rsidRPr="0084613A" w:rsidRDefault="002C3778">
      <w:pPr>
        <w:pStyle w:val="Heading1"/>
      </w:pPr>
      <w:r>
        <w:t xml:space="preserve">HEAD23A </w:t>
      </w:r>
      <w:r w:rsidRPr="0084613A">
        <w:t>HEAD23B HEAD23C</w:t>
      </w:r>
    </w:p>
    <w:p w14:paraId="3354FD60" w14:textId="77777777" w:rsidR="00155FA0" w:rsidRDefault="002C3778">
      <w:r w:rsidRPr="0084613A">
        <w:rPr>
          <w:sz w:val="28"/>
        </w:rPr>
        <w:t>PLAIN23A</w:t>
      </w:r>
      <w:r>
        <w:t xml:space="preserve"> PLAIN23B</w:t>
      </w:r>
    </w:p>
    <w:p w14:paraId="5E8927E3" w14:textId="77777777" w:rsidR="00155FA0" w:rsidRDefault="002C3778">
      <w:r>
        <w:t>END23</w:t>
      </w:r>
    </w:p>
    <w:p w14:paraId="4ECC0B67" w14:textId="77777777" w:rsidR="00155FA0" w:rsidRDefault="002C3778">
      <w:r>
        <w:t>BEGIN24 HP size14 tracked from head24b to plain24a</w:t>
      </w:r>
    </w:p>
    <w:p w14:paraId="04DE4364" w14:textId="77777777" w:rsidR="00155FA0" w:rsidRPr="0084613A" w:rsidRDefault="002C3778">
      <w:pPr>
        <w:pStyle w:val="Heading1"/>
      </w:pPr>
      <w:r>
        <w:t xml:space="preserve">HEAD24A </w:t>
      </w:r>
      <w:r w:rsidRPr="0084613A">
        <w:t>HEAD24B HEAD24C</w:t>
      </w:r>
    </w:p>
    <w:p w14:paraId="5DCC060E" w14:textId="77777777" w:rsidR="00155FA0" w:rsidRDefault="002C3778">
      <w:r w:rsidRPr="0084613A">
        <w:rPr>
          <w:sz w:val="28"/>
          <w:rPrChange w:id="41" w:author="Author A" w:date="2026-10-22T20:01:00Z" w16du:dateUtc="2026-10-22T09:01:00Z">
            <w:rPr/>
          </w:rPrChange>
        </w:rPr>
        <w:t>PLAIN24A</w:t>
      </w:r>
      <w:r>
        <w:t xml:space="preserve"> PLAIN24B</w:t>
      </w:r>
    </w:p>
    <w:p w14:paraId="77111FCC" w14:textId="77777777" w:rsidR="00155FA0" w:rsidRDefault="002C3778">
      <w:r>
        <w:t>END24</w:t>
      </w:r>
    </w:p>
    <w:p w14:paraId="66FDD7B5" w14:textId="77777777" w:rsidR="00155FA0" w:rsidRDefault="002C3778">
      <w:r>
        <w:t>BEGIN25 LP underline untracked from list25b to plain25a</w:t>
      </w:r>
    </w:p>
    <w:p w14:paraId="33492BAC" w14:textId="77777777" w:rsidR="00155FA0" w:rsidRPr="0084613A" w:rsidRDefault="002C3778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LIST25A </w:t>
      </w:r>
      <w:r w:rsidRPr="0084613A">
        <w:rPr>
          <w:u w:val="single"/>
        </w:rPr>
        <w:t>LIST25B</w:t>
      </w:r>
    </w:p>
    <w:p w14:paraId="191D3510" w14:textId="77777777" w:rsidR="00155FA0" w:rsidRDefault="002C3778">
      <w:r w:rsidRPr="0084613A">
        <w:rPr>
          <w:u w:val="single"/>
        </w:rPr>
        <w:t>PLAIN25A</w:t>
      </w:r>
      <w:r>
        <w:t xml:space="preserve"> PLAIN25B</w:t>
      </w:r>
    </w:p>
    <w:p w14:paraId="1089568C" w14:textId="77777777" w:rsidR="00155FA0" w:rsidRDefault="002C3778">
      <w:r>
        <w:t>END25</w:t>
      </w:r>
    </w:p>
    <w:p w14:paraId="7FC9E104" w14:textId="77777777" w:rsidR="00155FA0" w:rsidRDefault="002C3778">
      <w:r>
        <w:t>BEGIN26 PS replace untracked from plain26b to styl26a</w:t>
      </w:r>
    </w:p>
    <w:p w14:paraId="357C24FC" w14:textId="46C56DA3" w:rsidR="00155FA0" w:rsidRDefault="002C3778">
      <w:pPr>
        <w:pStyle w:val="Check54Styled"/>
      </w:pPr>
      <w:r>
        <w:t xml:space="preserve">PLAIN26A </w:t>
      </w:r>
      <w:r w:rsidR="0084613A">
        <w:rPr>
          <w:caps w:val="0"/>
          <w:color w:val="auto"/>
          <w:sz w:val="22"/>
          <w:szCs w:val="22"/>
          <w:u w:val="none"/>
        </w:rPr>
        <w:t>NEWTEXT</w:t>
      </w:r>
      <w:r>
        <w:t xml:space="preserve"> STYL26B</w:t>
      </w:r>
    </w:p>
    <w:p w14:paraId="76A39A9B" w14:textId="77777777" w:rsidR="00155FA0" w:rsidRDefault="002C3778">
      <w:r>
        <w:t>END26</w:t>
      </w:r>
    </w:p>
    <w:p w14:paraId="7D6F1BF3" w14:textId="77777777" w:rsidR="00155FA0" w:rsidRDefault="002C3778">
      <w:r>
        <w:lastRenderedPageBreak/>
        <w:t>BEGIN27 CMT delete untracked from head27a to body27a</w:t>
      </w:r>
    </w:p>
    <w:p w14:paraId="77F48CB5" w14:textId="73E4656A" w:rsidR="00155FA0" w:rsidRDefault="002C3778">
      <w:pPr>
        <w:jc w:val="center"/>
      </w:pPr>
      <w:r>
        <w:rPr>
          <w:i/>
        </w:rPr>
        <w:t xml:space="preserve"> BODY27B</w:t>
      </w:r>
    </w:p>
    <w:p w14:paraId="7BC6E8FF" w14:textId="77777777" w:rsidR="00155FA0" w:rsidRDefault="002C3778">
      <w:r>
        <w:t>END27</w:t>
      </w:r>
    </w:p>
    <w:p w14:paraId="18E5788C" w14:textId="77777777" w:rsidR="00155FA0" w:rsidRDefault="002C3778">
      <w:r>
        <w:t>BEGIN28 CMT delete tracked from head28a to body28a</w:t>
      </w:r>
    </w:p>
    <w:p w14:paraId="364E5AB7" w14:textId="43550AE3" w:rsidR="00155FA0" w:rsidDel="0084613A" w:rsidRDefault="002C3778">
      <w:pPr>
        <w:pStyle w:val="Heading1"/>
        <w:rPr>
          <w:del w:id="42" w:author="Author A" w:date="2026-10-22T20:01:00Z" w16du:dateUtc="2026-10-22T09:01:00Z"/>
        </w:rPr>
      </w:pPr>
      <w:del w:id="43" w:author="Author A" w:date="2026-10-22T20:01:00Z" w16du:dateUtc="2026-10-22T09:01:00Z">
        <w:r w:rsidDel="0084613A">
          <w:delText xml:space="preserve">HEAD28A </w:delText>
        </w:r>
        <w:commentRangeStart w:id="44"/>
        <w:r w:rsidDel="0084613A">
          <w:delText>HEAD28B</w:delText>
        </w:r>
        <w:commentRangeEnd w:id="44"/>
        <w:r w:rsidDel="0084613A">
          <w:rPr>
            <w:rStyle w:val="CommentReference"/>
            <w:sz w:val="28"/>
            <w:szCs w:val="28"/>
          </w:rPr>
          <w:commentReference w:id="44"/>
        </w:r>
        <w:r w:rsidDel="0084613A">
          <w:delText xml:space="preserve"> HEAD28C</w:delText>
        </w:r>
      </w:del>
    </w:p>
    <w:p w14:paraId="76FAFFBC" w14:textId="308F7CC9" w:rsidR="00155FA0" w:rsidRDefault="002C3778">
      <w:pPr>
        <w:jc w:val="center"/>
      </w:pPr>
      <w:del w:id="45" w:author="Author A" w:date="2026-10-22T20:01:00Z" w16du:dateUtc="2026-10-22T09:01:00Z">
        <w:r w:rsidDel="0084613A">
          <w:rPr>
            <w:i/>
          </w:rPr>
          <w:delText>BODY28A</w:delText>
        </w:r>
      </w:del>
      <w:r>
        <w:rPr>
          <w:i/>
        </w:rPr>
        <w:t xml:space="preserve"> BODY28B</w:t>
      </w:r>
    </w:p>
    <w:p w14:paraId="1631C6A9" w14:textId="77777777" w:rsidR="00155FA0" w:rsidRDefault="002C3778">
      <w:r>
        <w:t>END28</w:t>
      </w:r>
    </w:p>
    <w:p w14:paraId="0E9F0283" w14:textId="77777777" w:rsidR="00155FA0" w:rsidRDefault="002C3778">
      <w:r>
        <w:t>BEGIN29 CMS delete untracked from head29a to body29a</w:t>
      </w:r>
    </w:p>
    <w:p w14:paraId="1EDBBB11" w14:textId="3A8DFDFE" w:rsidR="00155FA0" w:rsidRDefault="002C3778">
      <w:pPr>
        <w:jc w:val="center"/>
      </w:pPr>
      <w:commentRangeStart w:id="46"/>
      <w:r>
        <w:rPr>
          <w:i/>
        </w:rPr>
        <w:t xml:space="preserve"> BODY29B</w:t>
      </w:r>
      <w:commentRangeEnd w:id="46"/>
      <w:r>
        <w:rPr>
          <w:rStyle w:val="CommentReference"/>
          <w:sz w:val="22"/>
          <w:szCs w:val="22"/>
        </w:rPr>
        <w:commentReference w:id="46"/>
      </w:r>
    </w:p>
    <w:p w14:paraId="6EA440DB" w14:textId="77777777" w:rsidR="00155FA0" w:rsidRDefault="002C3778">
      <w:r>
        <w:t>END29</w:t>
      </w:r>
    </w:p>
    <w:p w14:paraId="2E590EEA" w14:textId="77777777" w:rsidR="00155FA0" w:rsidRDefault="002C3778">
      <w:r>
        <w:t>BEGIN30 BMK delete untracked from head30a to body30a</w:t>
      </w:r>
    </w:p>
    <w:p w14:paraId="2CEC9E02" w14:textId="26DA3829" w:rsidR="00155FA0" w:rsidRDefault="002C3778">
      <w:pPr>
        <w:jc w:val="center"/>
      </w:pPr>
      <w:bookmarkStart w:id="47" w:name="Check54Mark30"/>
      <w:r>
        <w:rPr>
          <w:i/>
        </w:rPr>
        <w:t xml:space="preserve"> BODY30B</w:t>
      </w:r>
      <w:bookmarkEnd w:id="47"/>
    </w:p>
    <w:p w14:paraId="0C766E99" w14:textId="77777777" w:rsidR="00155FA0" w:rsidRDefault="002C3778">
      <w:r>
        <w:t>END30</w:t>
      </w:r>
    </w:p>
    <w:p w14:paraId="367D9C14" w14:textId="77777777" w:rsidR="00155FA0" w:rsidRDefault="002C3778">
      <w:r>
        <w:t>BEGIN31 OWN own-delete tracked from head31b to own31a</w:t>
      </w:r>
    </w:p>
    <w:p w14:paraId="0BD98376" w14:textId="68D562C4" w:rsidR="00155FA0" w:rsidRDefault="002C3778">
      <w:pPr>
        <w:pStyle w:val="Heading1"/>
      </w:pPr>
      <w:r>
        <w:t xml:space="preserve">HEAD31A </w:t>
      </w:r>
      <w:del w:id="48" w:author="Author A" w:date="2026-10-22T20:01:00Z" w16du:dateUtc="2026-10-22T09:01:00Z">
        <w:r w:rsidDel="0084613A">
          <w:delText>HEAD31B HEAD31C</w:delText>
        </w:r>
      </w:del>
      <w:ins w:id="49" w:author="Author A" w:date="2026-10-22T20:01:00Z" w16du:dateUtc="2026-10-22T09:01:00Z">
        <w:r w:rsidR="0084613A">
          <w:t xml:space="preserve"> OWN31B</w:t>
        </w:r>
      </w:ins>
    </w:p>
    <w:p w14:paraId="3294F154" w14:textId="77777777" w:rsidR="00155FA0" w:rsidRDefault="002C3778">
      <w:pPr>
        <w:jc w:val="center"/>
      </w:pPr>
      <w:r>
        <w:rPr>
          <w:i/>
        </w:rPr>
        <w:t>BODY31A BODY31B</w:t>
      </w:r>
    </w:p>
    <w:p w14:paraId="16FAE47B" w14:textId="77777777" w:rsidR="00155FA0" w:rsidRDefault="002C3778">
      <w:r>
        <w:t>END31</w:t>
      </w:r>
    </w:p>
    <w:p w14:paraId="321C08AB" w14:textId="77777777" w:rsidR="00155FA0" w:rsidRDefault="002C3778">
      <w:r>
        <w:t>BEGIN32 BL style untracked from body32b to list32a</w:t>
      </w:r>
    </w:p>
    <w:p w14:paraId="7885549F" w14:textId="77777777" w:rsidR="00155FA0" w:rsidRDefault="002C3778" w:rsidP="0084613A">
      <w:pPr>
        <w:pStyle w:val="Heading2"/>
      </w:pPr>
      <w:r>
        <w:t>BODY32A BODY32B</w:t>
      </w:r>
    </w:p>
    <w:p w14:paraId="2E0C430F" w14:textId="77777777" w:rsidR="00155FA0" w:rsidRDefault="002C3778" w:rsidP="0084613A">
      <w:pPr>
        <w:pStyle w:val="Heading2"/>
      </w:pPr>
      <w:r>
        <w:rPr>
          <w:u w:val="single"/>
        </w:rPr>
        <w:t>LIST32A LIST32B</w:t>
      </w:r>
    </w:p>
    <w:p w14:paraId="2775747C" w14:textId="77777777" w:rsidR="00155FA0" w:rsidRDefault="002C3778">
      <w:r>
        <w:t>END32</w:t>
      </w:r>
    </w:p>
    <w:p w14:paraId="60029150" w14:textId="77777777" w:rsidR="00155FA0" w:rsidRDefault="002C3778">
      <w:r>
        <w:t>BEGIN33 BL style tracked from body33b to list33a</w:t>
      </w:r>
    </w:p>
    <w:p w14:paraId="5D8D82DA" w14:textId="77777777" w:rsidR="00155FA0" w:rsidRDefault="002C3778" w:rsidP="0084613A">
      <w:pPr>
        <w:pStyle w:val="Heading2"/>
        <w:pPrChange w:id="50" w:author="Author A" w:date="2026-10-22T20:01:00Z" w16du:dateUtc="2026-10-22T09:01:00Z">
          <w:pPr>
            <w:jc w:val="center"/>
          </w:pPr>
        </w:pPrChange>
      </w:pPr>
      <w:r>
        <w:t>BODY33A BODY33B</w:t>
      </w:r>
    </w:p>
    <w:p w14:paraId="18E1C867" w14:textId="77777777" w:rsidR="00155FA0" w:rsidRDefault="002C3778" w:rsidP="0084613A">
      <w:pPr>
        <w:pStyle w:val="Heading2"/>
        <w:pPrChange w:id="51" w:author="Author A" w:date="2026-10-22T20:01:00Z" w16du:dateUtc="2026-10-22T09:01:00Z">
          <w:pPr>
            <w:pStyle w:val="ListParagraph"/>
            <w:numPr>
              <w:numId w:val="9"/>
            </w:numPr>
            <w:ind w:hanging="360"/>
          </w:pPr>
        </w:pPrChange>
      </w:pPr>
      <w:r>
        <w:rPr>
          <w:u w:val="single"/>
        </w:rPr>
        <w:t>LIST33A LIST33B</w:t>
      </w:r>
    </w:p>
    <w:p w14:paraId="28D1DDC7" w14:textId="77777777" w:rsidR="00155FA0" w:rsidRDefault="002C3778">
      <w:r>
        <w:t>END33</w:t>
      </w:r>
    </w:p>
    <w:p w14:paraId="1635E447" w14:textId="77777777" w:rsidR="00155FA0" w:rsidRDefault="002C3778">
      <w:r>
        <w:t>BEGIN34 HB hyperlink untracked from head34b to body34a</w:t>
      </w:r>
    </w:p>
    <w:p w14:paraId="2C832820" w14:textId="7931C687" w:rsidR="00155FA0" w:rsidRPr="0084613A" w:rsidRDefault="002C3778">
      <w:pPr>
        <w:pStyle w:val="Heading1"/>
        <w:rPr>
          <w:rStyle w:val="Hyperlink"/>
        </w:rPr>
      </w:pPr>
      <w:r>
        <w:lastRenderedPageBreak/>
        <w:t xml:space="preserve">HEAD34A </w:t>
      </w:r>
      <w:r w:rsidR="0084613A">
        <w:fldChar w:fldCharType="begin"/>
      </w:r>
      <w:r w:rsidR="0084613A">
        <w:instrText>HYPERLINK "https://example.com/check54"</w:instrText>
      </w:r>
      <w:r w:rsidR="0084613A">
        <w:fldChar w:fldCharType="separate"/>
      </w:r>
      <w:r w:rsidRPr="0084613A">
        <w:rPr>
          <w:rStyle w:val="Hyperlink"/>
        </w:rPr>
        <w:t>HEAD34B HEAD34C</w:t>
      </w:r>
    </w:p>
    <w:p w14:paraId="3EA70D2C" w14:textId="49BE2F58" w:rsidR="00155FA0" w:rsidRDefault="002C3778">
      <w:pPr>
        <w:jc w:val="center"/>
      </w:pPr>
      <w:r w:rsidRPr="0084613A">
        <w:rPr>
          <w:rStyle w:val="Hyperlink"/>
          <w:b/>
          <w:bCs/>
          <w:i/>
        </w:rPr>
        <w:t>BODY34A</w:t>
      </w:r>
      <w:r w:rsidR="0084613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fldChar w:fldCharType="end"/>
      </w:r>
      <w:r>
        <w:rPr>
          <w:i/>
        </w:rPr>
        <w:t xml:space="preserve"> BODY34B</w:t>
      </w:r>
    </w:p>
    <w:p w14:paraId="29B117A5" w14:textId="77777777" w:rsidR="00155FA0" w:rsidRDefault="002C3778">
      <w:r>
        <w:t>END34</w:t>
      </w:r>
    </w:p>
    <w:p w14:paraId="09E4D36F" w14:textId="77777777" w:rsidR="00155FA0" w:rsidRDefault="002C3778">
      <w:r>
        <w:t>BEGIN35 HB ooxml untracked from head35b to body35a</w:t>
      </w:r>
    </w:p>
    <w:p w14:paraId="73B0B5CF" w14:textId="06F69937" w:rsidR="00155FA0" w:rsidRDefault="002C3778">
      <w:pPr>
        <w:jc w:val="center"/>
      </w:pPr>
      <w:r>
        <w:t xml:space="preserve">HEAD35A </w:t>
      </w:r>
      <w:r w:rsidR="0084613A">
        <w:t>NEWOOXML</w:t>
      </w:r>
      <w:r>
        <w:rPr>
          <w:i/>
        </w:rPr>
        <w:t xml:space="preserve"> BODY35B</w:t>
      </w:r>
    </w:p>
    <w:p w14:paraId="5D3BCB7F" w14:textId="77777777" w:rsidR="00155FA0" w:rsidRDefault="002C3778">
      <w:r>
        <w:t>END35</w:t>
      </w:r>
    </w:p>
    <w:p w14:paraId="59FAA65F" w14:textId="77777777" w:rsidR="00155FA0" w:rsidRDefault="002C3778">
      <w:r>
        <w:t>BEGIN36 HB control untracked from head36b to body36a</w:t>
      </w:r>
    </w:p>
    <w:p w14:paraId="7FCD5F2D" w14:textId="77777777" w:rsidR="00155FA0" w:rsidRDefault="002C3778">
      <w:pPr>
        <w:pStyle w:val="Heading1"/>
      </w:pPr>
      <w:r>
        <w:t>HEAD36A HEAD36B HEAD36C</w:t>
      </w:r>
    </w:p>
    <w:p w14:paraId="04C94B4B" w14:textId="77777777" w:rsidR="00155FA0" w:rsidRDefault="002C3778">
      <w:pPr>
        <w:jc w:val="center"/>
      </w:pPr>
      <w:r>
        <w:rPr>
          <w:i/>
        </w:rPr>
        <w:t>BODY36A BODY36B</w:t>
      </w:r>
    </w:p>
    <w:p w14:paraId="395A3F28" w14:textId="77777777" w:rsidR="00155FA0" w:rsidRDefault="002C3778">
      <w:r>
        <w:t>END36</w:t>
      </w:r>
    </w:p>
    <w:p w14:paraId="5635C33D" w14:textId="77777777" w:rsidR="00155FA0" w:rsidRDefault="002C3778">
      <w:r>
        <w:t>BEGIN37 W2 control untracked from head37b to-mark body37a</w:t>
      </w:r>
    </w:p>
    <w:p w14:paraId="678FCF9A" w14:textId="77777777" w:rsidR="00155FA0" w:rsidRDefault="002C3778">
      <w:pPr>
        <w:pStyle w:val="Heading1"/>
      </w:pPr>
      <w:r>
        <w:t>HEAD37A HEAD37B HEAD37C</w:t>
      </w:r>
    </w:p>
    <w:p w14:paraId="131C3BFD" w14:textId="77777777" w:rsidR="00155FA0" w:rsidRDefault="002C3778">
      <w:pPr>
        <w:jc w:val="center"/>
      </w:pPr>
      <w:r>
        <w:rPr>
          <w:i/>
        </w:rPr>
        <w:t>BODY37A BODY37B</w:t>
      </w:r>
    </w:p>
    <w:p w14:paraId="3D3601BF" w14:textId="77777777" w:rsidR="00155FA0" w:rsidRDefault="002C3778">
      <w:r>
        <w:t>PLAIN37A PLAIN37B</w:t>
      </w:r>
    </w:p>
    <w:p w14:paraId="5BEDD600" w14:textId="77777777" w:rsidR="00155FA0" w:rsidRDefault="002C3778">
      <w:r>
        <w:t>END37</w:t>
      </w:r>
    </w:p>
    <w:p w14:paraId="4E37A121" w14:textId="77777777" w:rsidR="00155FA0" w:rsidRDefault="002C3778">
      <w:r>
        <w:t>BEGIN38 WP control untracked start head38a to-mark body38a</w:t>
      </w:r>
    </w:p>
    <w:sdt>
      <w:sdtPr>
        <w:tag w:val="new54-38"/>
        <w:id w:val="-41207922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</w:sdtEndPr>
      <w:sdtContent>
        <w:p w14:paraId="472D54BE" w14:textId="047B06F4" w:rsidR="00155FA0" w:rsidRDefault="002C3778">
          <w:pPr>
            <w:pStyle w:val="Heading1"/>
          </w:pPr>
          <w:r>
            <w:t>HEAD38A HEAD38B HEAD38C</w:t>
          </w:r>
        </w:p>
        <w:p w14:paraId="3118CA20" w14:textId="0D43FE2F" w:rsidR="00155FA0" w:rsidRDefault="002C3778">
          <w:pPr>
            <w:jc w:val="center"/>
          </w:pPr>
          <w:r>
            <w:rPr>
              <w:i/>
            </w:rPr>
            <w:t>BODY38A BODY38B</w:t>
          </w:r>
        </w:p>
      </w:sdtContent>
    </w:sdt>
    <w:p w14:paraId="1F0F03F2" w14:textId="77777777" w:rsidR="00155FA0" w:rsidRDefault="002C3778">
      <w:r>
        <w:t>PLAIN38A PLAIN38B</w:t>
      </w:r>
    </w:p>
    <w:p w14:paraId="1E1717FC" w14:textId="77777777" w:rsidR="00155FA0" w:rsidRDefault="002C3778">
      <w:r>
        <w:t>END38</w:t>
      </w:r>
    </w:p>
    <w:p w14:paraId="76FFD371" w14:textId="77777777" w:rsidR="00155FA0" w:rsidRDefault="002C3778">
      <w:r>
        <w:t>BEGIN39 TBL control untracked from head39b to body39a</w:t>
      </w:r>
    </w:p>
    <w:p w14:paraId="4F5F9F65" w14:textId="77777777" w:rsidR="00155FA0" w:rsidRDefault="002C3778">
      <w:pPr>
        <w:pStyle w:val="Heading1"/>
      </w:pPr>
      <w:r>
        <w:t>HEAD39A HEAD39B HEAD39C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74A5957F" w14:textId="77777777">
        <w:tc>
          <w:tcPr>
            <w:tcW w:w="3000" w:type="dxa"/>
          </w:tcPr>
          <w:p w14:paraId="2272BD96" w14:textId="77777777" w:rsidR="00155FA0" w:rsidRDefault="002C3778">
            <w:r>
              <w:t>T39R1C1A T39R1C1B</w:t>
            </w:r>
          </w:p>
        </w:tc>
        <w:tc>
          <w:tcPr>
            <w:tcW w:w="3000" w:type="dxa"/>
          </w:tcPr>
          <w:p w14:paraId="26DFD971" w14:textId="77777777" w:rsidR="00155FA0" w:rsidRDefault="002C3778">
            <w:r>
              <w:t>T39R1C2A T39R1C2B</w:t>
            </w:r>
          </w:p>
        </w:tc>
      </w:tr>
      <w:tr w:rsidR="00155FA0" w14:paraId="62521A15" w14:textId="77777777">
        <w:tc>
          <w:tcPr>
            <w:tcW w:w="3000" w:type="dxa"/>
          </w:tcPr>
          <w:p w14:paraId="0F6513FD" w14:textId="77777777" w:rsidR="00155FA0" w:rsidRDefault="002C3778">
            <w:r>
              <w:t>T39R2C1A T39R2C1B</w:t>
            </w:r>
          </w:p>
        </w:tc>
        <w:tc>
          <w:tcPr>
            <w:tcW w:w="3000" w:type="dxa"/>
          </w:tcPr>
          <w:p w14:paraId="33BC8549" w14:textId="77777777" w:rsidR="00155FA0" w:rsidRDefault="002C3778">
            <w:r>
              <w:t>T39R2C2A T39R2C2B</w:t>
            </w:r>
          </w:p>
        </w:tc>
      </w:tr>
    </w:tbl>
    <w:p w14:paraId="02BF8C4C" w14:textId="77777777" w:rsidR="00155FA0" w:rsidRDefault="002C3778">
      <w:pPr>
        <w:jc w:val="center"/>
      </w:pPr>
      <w:r>
        <w:rPr>
          <w:i/>
        </w:rPr>
        <w:lastRenderedPageBreak/>
        <w:t>BODY39A BODY39B</w:t>
      </w:r>
    </w:p>
    <w:p w14:paraId="0975EBF8" w14:textId="77777777" w:rsidR="00155FA0" w:rsidRDefault="002C3778">
      <w:r>
        <w:t>END39</w:t>
      </w:r>
    </w:p>
    <w:p w14:paraId="0BEA50F5" w14:textId="77777777" w:rsidR="00155FA0" w:rsidRDefault="002C3778">
      <w:r>
        <w:t>BEGIN40 INTO control untracked from head40b to t40r2c1a</w:t>
      </w:r>
    </w:p>
    <w:p w14:paraId="37307287" w14:textId="77777777" w:rsidR="00155FA0" w:rsidRDefault="002C3778">
      <w:pPr>
        <w:pStyle w:val="Heading1"/>
      </w:pPr>
      <w:r>
        <w:t>HEAD40A HEAD40B HEAD40C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532E5478" w14:textId="77777777">
        <w:tc>
          <w:tcPr>
            <w:tcW w:w="3000" w:type="dxa"/>
          </w:tcPr>
          <w:p w14:paraId="58A68414" w14:textId="77777777" w:rsidR="00155FA0" w:rsidRDefault="002C3778">
            <w:r>
              <w:t>T40R1C1A T40R1C1B</w:t>
            </w:r>
          </w:p>
        </w:tc>
        <w:tc>
          <w:tcPr>
            <w:tcW w:w="3000" w:type="dxa"/>
          </w:tcPr>
          <w:p w14:paraId="0725E0D1" w14:textId="77777777" w:rsidR="00155FA0" w:rsidRDefault="002C3778">
            <w:r>
              <w:t>T40R1C2A T40R1C2B</w:t>
            </w:r>
          </w:p>
        </w:tc>
      </w:tr>
      <w:tr w:rsidR="00155FA0" w14:paraId="33D3E0CA" w14:textId="77777777">
        <w:tc>
          <w:tcPr>
            <w:tcW w:w="3000" w:type="dxa"/>
          </w:tcPr>
          <w:p w14:paraId="336B4F52" w14:textId="77777777" w:rsidR="00155FA0" w:rsidRDefault="002C3778">
            <w:r>
              <w:t>T40R2C1A T40R2C1B</w:t>
            </w:r>
          </w:p>
        </w:tc>
        <w:tc>
          <w:tcPr>
            <w:tcW w:w="3000" w:type="dxa"/>
          </w:tcPr>
          <w:p w14:paraId="36CEBA75" w14:textId="77777777" w:rsidR="00155FA0" w:rsidRDefault="002C3778">
            <w:r>
              <w:t>T40R2C2A T40R2C2B</w:t>
            </w:r>
          </w:p>
        </w:tc>
      </w:tr>
    </w:tbl>
    <w:p w14:paraId="62636765" w14:textId="77777777" w:rsidR="00155FA0" w:rsidRDefault="002C3778">
      <w:pPr>
        <w:jc w:val="center"/>
      </w:pPr>
      <w:r>
        <w:rPr>
          <w:i/>
        </w:rPr>
        <w:t>BODY40A BODY40B</w:t>
      </w:r>
    </w:p>
    <w:p w14:paraId="1A826882" w14:textId="77777777" w:rsidR="00155FA0" w:rsidRDefault="002C3778">
      <w:r>
        <w:t>END40</w:t>
      </w:r>
    </w:p>
    <w:p w14:paraId="17EFFC66" w14:textId="77777777" w:rsidR="00155FA0" w:rsidRDefault="002C3778">
      <w:r>
        <w:t>BEGIN41 CELL control untracked from t41r1c1b to body41a</w:t>
      </w:r>
    </w:p>
    <w:p w14:paraId="6CB29F3B" w14:textId="77777777" w:rsidR="00155FA0" w:rsidRDefault="002C3778">
      <w:pPr>
        <w:pStyle w:val="Heading1"/>
      </w:pPr>
      <w:r>
        <w:t>HEAD41A HEAD41B HEAD41C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155FA0" w14:paraId="3FC1F391" w14:textId="77777777">
        <w:tc>
          <w:tcPr>
            <w:tcW w:w="3000" w:type="dxa"/>
          </w:tcPr>
          <w:p w14:paraId="1B9393E5" w14:textId="77777777" w:rsidR="00155FA0" w:rsidRDefault="002C3778">
            <w:r>
              <w:t>T41R1C1A T41R1C1B</w:t>
            </w:r>
          </w:p>
        </w:tc>
        <w:tc>
          <w:tcPr>
            <w:tcW w:w="3000" w:type="dxa"/>
          </w:tcPr>
          <w:p w14:paraId="079D7C9B" w14:textId="77777777" w:rsidR="00155FA0" w:rsidRDefault="002C3778">
            <w:r>
              <w:t>T41R1C2A T41R1C2B</w:t>
            </w:r>
          </w:p>
        </w:tc>
      </w:tr>
      <w:tr w:rsidR="00155FA0" w14:paraId="5B0923B2" w14:textId="77777777">
        <w:tc>
          <w:tcPr>
            <w:tcW w:w="3000" w:type="dxa"/>
          </w:tcPr>
          <w:p w14:paraId="0EA9D06E" w14:textId="77777777" w:rsidR="00155FA0" w:rsidRDefault="002C3778">
            <w:r>
              <w:t>T41R2C1A T41R2C1B</w:t>
            </w:r>
          </w:p>
        </w:tc>
        <w:tc>
          <w:tcPr>
            <w:tcW w:w="3000" w:type="dxa"/>
          </w:tcPr>
          <w:p w14:paraId="23ADBBC4" w14:textId="77777777" w:rsidR="00155FA0" w:rsidRDefault="002C3778">
            <w:r>
              <w:t>T41R2C2A T41R2C2B</w:t>
            </w:r>
          </w:p>
        </w:tc>
      </w:tr>
    </w:tbl>
    <w:p w14:paraId="08AB472C" w14:textId="77777777" w:rsidR="00155FA0" w:rsidRDefault="002C3778">
      <w:pPr>
        <w:jc w:val="center"/>
      </w:pPr>
      <w:r>
        <w:rPr>
          <w:i/>
        </w:rPr>
        <w:t>BODY41A BODY41B</w:t>
      </w:r>
    </w:p>
    <w:p w14:paraId="2DD61EDB" w14:textId="77777777" w:rsidR="00155FA0" w:rsidRDefault="002C3778">
      <w:r>
        <w:t>END41</w:t>
      </w:r>
    </w:p>
    <w:p w14:paraId="0A6A700F" w14:textId="77777777" w:rsidR="00155FA0" w:rsidRDefault="002C3778">
      <w:r>
        <w:t>BEGIN42 HB control tracked from head42b to body42a</w:t>
      </w:r>
    </w:p>
    <w:p w14:paraId="3059A147" w14:textId="77777777" w:rsidR="00155FA0" w:rsidRDefault="002C3778">
      <w:pPr>
        <w:pStyle w:val="Heading1"/>
      </w:pPr>
      <w:r>
        <w:t>HEAD42A HEAD42B HEAD42C</w:t>
      </w:r>
    </w:p>
    <w:p w14:paraId="798CF29D" w14:textId="77777777" w:rsidR="00155FA0" w:rsidRDefault="002C3778">
      <w:pPr>
        <w:jc w:val="center"/>
      </w:pPr>
      <w:r>
        <w:rPr>
          <w:i/>
        </w:rPr>
        <w:t>BODY42A BODY42B</w:t>
      </w:r>
    </w:p>
    <w:p w14:paraId="2F44585D" w14:textId="77777777" w:rsidR="00155FA0" w:rsidRDefault="002C3778">
      <w:r>
        <w:t>END42</w:t>
      </w:r>
    </w:p>
    <w:p w14:paraId="6BFEADD7" w14:textId="77777777" w:rsidR="00155FA0" w:rsidRDefault="002C3778">
      <w:r>
        <w:t>BEGIN43 WP control tracked start head43a to-mark body43a</w:t>
      </w:r>
    </w:p>
    <w:customXmlInsRangeStart w:id="52" w:author="Author A" w:date="2026-10-22T20:01:00Z"/>
    <w:sdt>
      <w:sdtPr>
        <w:tag w:val="new54-43"/>
        <w:id w:val="-1465958131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</w:sdtEndPr>
      <w:sdtContent>
        <w:customXmlInsRangeEnd w:id="52"/>
        <w:p w14:paraId="24600AF1" w14:textId="1442735B" w:rsidR="00155FA0" w:rsidRDefault="002C3778">
          <w:pPr>
            <w:pStyle w:val="Heading1"/>
          </w:pPr>
          <w:r>
            <w:t>HEAD43A HEAD43B HEAD43C</w:t>
          </w:r>
        </w:p>
        <w:p w14:paraId="13908084" w14:textId="00A6A632" w:rsidR="00155FA0" w:rsidRDefault="002C3778">
          <w:pPr>
            <w:jc w:val="center"/>
          </w:pPr>
          <w:r>
            <w:rPr>
              <w:i/>
            </w:rPr>
            <w:t>BODY43A BODY43B</w:t>
          </w:r>
        </w:p>
        <w:customXmlInsRangeStart w:id="53" w:author="Author A" w:date="2026-10-22T20:01:00Z"/>
      </w:sdtContent>
    </w:sdt>
    <w:customXmlInsRangeEnd w:id="53"/>
    <w:p w14:paraId="299F0DF0" w14:textId="77777777" w:rsidR="00155FA0" w:rsidRDefault="002C3778">
      <w:r>
        <w:t>PLAIN43A PLAIN43B</w:t>
      </w:r>
    </w:p>
    <w:p w14:paraId="55E67CB0" w14:textId="77777777" w:rsidR="00155FA0" w:rsidRDefault="002C3778">
      <w:r>
        <w:t>END43</w:t>
      </w:r>
    </w:p>
    <w:p w14:paraId="064A573D" w14:textId="77777777" w:rsidR="00155FA0" w:rsidRDefault="002C3778">
      <w:r>
        <w:t>End of check 54.</w:t>
      </w:r>
    </w:p>
    <w:sectPr w:rsidR="00155FA0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4" w:author="Check 54" w:date="2026-10-22T00:00:00Z" w:initials="C54">
    <w:p w14:paraId="6C38A1A4" w14:textId="77777777" w:rsidR="00155FA0" w:rsidRDefault="002C3778">
      <w:pPr>
        <w:pStyle w:val="CommentText"/>
      </w:pPr>
      <w:r>
        <w:rPr>
          <w:rStyle w:val="CommentReference"/>
        </w:rPr>
        <w:annotationRef/>
      </w:r>
      <w:r>
        <w:t>INSIDE28</w:t>
      </w:r>
    </w:p>
  </w:comment>
  <w:comment w:id="46" w:author="Check 54" w:date="2026-10-22T00:00:00Z" w:initials="C54">
    <w:p w14:paraId="539E0FE1" w14:textId="77777777" w:rsidR="00155FA0" w:rsidRDefault="002C3778">
      <w:pPr>
        <w:pStyle w:val="CommentText"/>
      </w:pPr>
      <w:r>
        <w:rPr>
          <w:rStyle w:val="CommentReference"/>
        </w:rPr>
        <w:annotationRef/>
      </w:r>
      <w:r>
        <w:t>ACROSS29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38A1A4" w15:done="0"/>
  <w15:commentEx w15:paraId="539E0F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38A1A4" w16cid:durableId="4C37879B"/>
  <w16cid:commentId w16cid:paraId="539E0FE1" w16cid:durableId="047541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A115" w14:textId="77777777" w:rsidR="004D2411" w:rsidRDefault="004D2411" w:rsidP="00550B82">
      <w:pPr>
        <w:spacing w:after="0" w:line="240" w:lineRule="auto"/>
      </w:pPr>
      <w:r>
        <w:separator/>
      </w:r>
    </w:p>
  </w:endnote>
  <w:endnote w:type="continuationSeparator" w:id="0">
    <w:p w14:paraId="5BF88EB9" w14:textId="77777777" w:rsidR="004D2411" w:rsidRDefault="004D2411" w:rsidP="00550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79E2" w14:textId="77777777" w:rsidR="004D2411" w:rsidRDefault="004D2411" w:rsidP="00550B82">
      <w:pPr>
        <w:spacing w:after="0" w:line="240" w:lineRule="auto"/>
      </w:pPr>
      <w:r>
        <w:separator/>
      </w:r>
    </w:p>
  </w:footnote>
  <w:footnote w:type="continuationSeparator" w:id="0">
    <w:p w14:paraId="4A3F8313" w14:textId="77777777" w:rsidR="004D2411" w:rsidRDefault="004D2411" w:rsidP="00550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5607"/>
    <w:multiLevelType w:val="hybridMultilevel"/>
    <w:tmpl w:val="2FC4C04C"/>
    <w:lvl w:ilvl="0" w:tplc="B866D9A8">
      <w:start w:val="1"/>
      <w:numFmt w:val="decimal"/>
      <w:lvlText w:val="%1."/>
      <w:lvlJc w:val="left"/>
      <w:pPr>
        <w:ind w:left="720" w:hanging="360"/>
      </w:pPr>
    </w:lvl>
    <w:lvl w:ilvl="1" w:tplc="83FE4748">
      <w:numFmt w:val="decimal"/>
      <w:lvlText w:val=""/>
      <w:lvlJc w:val="left"/>
    </w:lvl>
    <w:lvl w:ilvl="2" w:tplc="137CD07C">
      <w:numFmt w:val="decimal"/>
      <w:lvlText w:val=""/>
      <w:lvlJc w:val="left"/>
    </w:lvl>
    <w:lvl w:ilvl="3" w:tplc="DFC2B25C">
      <w:numFmt w:val="decimal"/>
      <w:lvlText w:val=""/>
      <w:lvlJc w:val="left"/>
    </w:lvl>
    <w:lvl w:ilvl="4" w:tplc="26A885CE">
      <w:numFmt w:val="decimal"/>
      <w:lvlText w:val=""/>
      <w:lvlJc w:val="left"/>
    </w:lvl>
    <w:lvl w:ilvl="5" w:tplc="D47C3B9A">
      <w:numFmt w:val="decimal"/>
      <w:lvlText w:val=""/>
      <w:lvlJc w:val="left"/>
    </w:lvl>
    <w:lvl w:ilvl="6" w:tplc="0C9E8002">
      <w:numFmt w:val="decimal"/>
      <w:lvlText w:val=""/>
      <w:lvlJc w:val="left"/>
    </w:lvl>
    <w:lvl w:ilvl="7" w:tplc="37BEF726">
      <w:numFmt w:val="decimal"/>
      <w:lvlText w:val=""/>
      <w:lvlJc w:val="left"/>
    </w:lvl>
    <w:lvl w:ilvl="8" w:tplc="3990A69A">
      <w:numFmt w:val="decimal"/>
      <w:lvlText w:val=""/>
      <w:lvlJc w:val="left"/>
    </w:lvl>
  </w:abstractNum>
  <w:num w:numId="1" w16cid:durableId="485054863">
    <w:abstractNumId w:val="0"/>
    <w:lvlOverride w:ilvl="0">
      <w:startOverride w:val="1"/>
    </w:lvlOverride>
  </w:num>
  <w:num w:numId="2" w16cid:durableId="1256480752">
    <w:abstractNumId w:val="0"/>
    <w:lvlOverride w:ilvl="0">
      <w:startOverride w:val="1"/>
    </w:lvlOverride>
  </w:num>
  <w:num w:numId="3" w16cid:durableId="462961105">
    <w:abstractNumId w:val="0"/>
    <w:lvlOverride w:ilvl="0">
      <w:startOverride w:val="1"/>
    </w:lvlOverride>
  </w:num>
  <w:num w:numId="4" w16cid:durableId="200364597">
    <w:abstractNumId w:val="0"/>
    <w:lvlOverride w:ilvl="0">
      <w:startOverride w:val="1"/>
    </w:lvlOverride>
  </w:num>
  <w:num w:numId="5" w16cid:durableId="1236740930">
    <w:abstractNumId w:val="0"/>
    <w:lvlOverride w:ilvl="0">
      <w:startOverride w:val="1"/>
    </w:lvlOverride>
  </w:num>
  <w:num w:numId="6" w16cid:durableId="1608345493">
    <w:abstractNumId w:val="0"/>
    <w:lvlOverride w:ilvl="0">
      <w:startOverride w:val="1"/>
    </w:lvlOverride>
  </w:num>
  <w:num w:numId="7" w16cid:durableId="202908282">
    <w:abstractNumId w:val="0"/>
    <w:lvlOverride w:ilvl="0">
      <w:startOverride w:val="1"/>
    </w:lvlOverride>
  </w:num>
  <w:num w:numId="8" w16cid:durableId="636688465">
    <w:abstractNumId w:val="0"/>
    <w:lvlOverride w:ilvl="0">
      <w:startOverride w:val="1"/>
    </w:lvlOverride>
  </w:num>
  <w:num w:numId="9" w16cid:durableId="140459674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FA0"/>
    <w:rsid w:val="00155FA0"/>
    <w:rsid w:val="002C3778"/>
    <w:rsid w:val="004D2411"/>
    <w:rsid w:val="00550B82"/>
    <w:rsid w:val="0084613A"/>
    <w:rsid w:val="008F6749"/>
    <w:rsid w:val="00D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E71D3"/>
  <w15:docId w15:val="{82ED618B-980F-4505-90ED-92AB2959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heck54Italic">
    <w:name w:val="Check 54 Italic"/>
    <w:basedOn w:val="Normal"/>
    <w:qFormat/>
    <w:rPr>
      <w:i/>
      <w:iCs/>
    </w:rPr>
  </w:style>
  <w:style w:type="paragraph" w:customStyle="1" w:styleId="Check54Styled">
    <w:name w:val="Check 54 Styled"/>
    <w:basedOn w:val="Normal"/>
    <w:qFormat/>
    <w:rPr>
      <w:caps/>
      <w:color w:val="C00000"/>
      <w:sz w:val="32"/>
      <w:szCs w:val="3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50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82"/>
  </w:style>
  <w:style w:type="paragraph" w:styleId="Revision">
    <w:name w:val="Revision"/>
    <w:hidden/>
    <w:uiPriority w:val="99"/>
    <w:unhideWhenUsed/>
    <w:rsid w:val="0084613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4613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8461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74DFF-802D-4EA9-97D9-D3B2D1904EFA}"/>
      </w:docPartPr>
      <w:docPartBody>
        <w:p w:rsidR="00415386" w:rsidRDefault="003F289C">
          <w:r w:rsidRPr="003C37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9C"/>
    <w:rsid w:val="003F289C"/>
    <w:rsid w:val="00415386"/>
    <w:rsid w:val="00D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3F289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DF9D76-8AC4-4B86-A9BD-1FAB709FE994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2026-10-22T08:55:00Z</dcterms:created>
  <dcterms:modified xsi:type="dcterms:W3CDTF">2026-10-22T09:01:00Z</dcterms:modified>
</cp:coreProperties>
</file>