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>
      <w:r>
        <w:t xml:space="preserve">CR-043 probe: U21: Accept All. Comment C43_U21_DOOMED marks only a deletion, its markers outside the w:del.</w:t>
      </w:r>
    </w:p>
    <w:p>
      <w:r>
        <w:t xml:space="preserve">C43_U21_KEEP </w:t>
      </w:r>
      <w:commentRangeStart w:id="0"/>
      <w:del w:id="1" w:author="Probe" w:date="2026-10-21T00:00:00Z">
        <w:r>
          <w:delText xml:space="preserve">C43_U21_DELETED_PHRASE</w:delText>
        </w:r>
      </w:del>
      <w:commentRangeEnd w:id="0"/>
      <w:r>
        <w:rPr>
          <w:rStyle w:val="CommentReference"/>
        </w:rPr>
        <w:commentReference w:id="0"/>
      </w:r>
      <w:r>
        <w:t xml:space="preserve"> C43_U21_TAIL</w:t>
      </w:r>
    </w:p>
    <w:p>
      <w:commentRangeStart w:id="2"/>
      <w:r>
        <w:t xml:space="preserve">C43_U21_CONTROL_TEXT</w:t>
      </w:r>
      <w:commentRangeEnd w:id="2"/>
      <w:r>
        <w:rPr>
          <w:rStyle w:val="CommentReference"/>
        </w:rPr>
        <w:commentReference w:id="2"/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0" w:author="Probe" w:date="2026-10-21T00:00:00Z" w:initials="P">
    <w:p w14:paraId="21000001" w14:textId="77777777">
      <w:pPr>
        <w:pStyle w:val="CommentText"/>
      </w:pPr>
      <w:r>
        <w:rPr>
          <w:rStyle w:val="CommentReference"/>
        </w:rPr>
        <w:annotationRef/>
      </w:r>
      <w:r>
        <w:t xml:space="preserve">C43_U21_DOOMED</w:t>
      </w:r>
    </w:p>
  </w:comment>
  <w:comment w:id="2" w:author="Probe" w:date="2026-10-21T00:00:00Z" w:initials="P">
    <w:p w14:paraId="21000002" w14:textId="77777777">
      <w:pPr>
        <w:pStyle w:val="CommentText"/>
      </w:pPr>
      <w:r>
        <w:rPr>
          <w:rStyle w:val="CommentReference"/>
        </w:rPr>
        <w:annotationRef/>
      </w:r>
      <w:r>
        <w:t xml:space="preserve">C43_U21_CONTROL</w:t>
      </w:r>
    </w:p>
  </w:comment>
</w:comments>
</file>

<file path=word/commentsExtended.xml><?xml version="1.0" encoding="utf-8"?>
<w15:commentsEx xmlns:w15="http://schemas.microsoft.com/office/word/2012/wordml">
  <w15:commentEx w15:paraId="21000001" w15:done="0"/>
  <w15:commentEx w15:paraId="21000002" w15:done="0"/>
</w15:commentsEx>
</file>

<file path=word/commentsIds.xml><?xml version="1.0" encoding="utf-8"?>
<w16cid:commentsIds xmlns:w16cid="http://schemas.microsoft.com/office/word/2016/wordml/cid">
  <w16cid:commentId w16cid:paraId="21000001" w16cid:durableId="21000011"/>
  <w16cid:commentId w16cid:paraId="21000002" w16cid:durableId="21000012"/>
</w16cid:commentsIds>
</file>

<file path=word/people.xml><?xml version="1.0" encoding="utf-8"?>
<w15:people xmlns:w15="http://schemas.microsoft.com/office/word/2012/wordml">
  <w15:person w15:author="Probe">
    <w15:presenceInfo w15:providerId="None" w15:userId="probe@example.com"/>
  </w15:person>
</w15:people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CommentText">
    <w:name w:val="annotation text"/>
    <w:basedOn w:val="Normal"/>
    <w:uiPriority w:val="99"/>
    <w:rPr>
      <w:sz w:val="20"/>
    </w:rPr>
  </w:style>
  <w:style w:type="character" w:styleId="CommentReference">
    <w:name w:val="annotation reference"/>
    <w:uiPriority w:val="99"/>
    <w:rPr>
      <w:sz w:val="16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C1" Type="http://schemas.openxmlformats.org/officeDocument/2006/relationships/comments" Target="comments.xml"/><Relationship Id="rIdC2" Type="http://schemas.microsoft.com/office/2011/relationships/commentsExtended" Target="commentsExtended.xml"/><Relationship Id="rIdC3" Type="http://schemas.microsoft.com/office/2016/09/relationships/commentsIds" Target="commentsIds.xml"/><Relationship Id="rIdC4" Type="http://schemas.microsoft.com/office/2011/relationships/people" Target="people.xml"/></Relationships>
</file>