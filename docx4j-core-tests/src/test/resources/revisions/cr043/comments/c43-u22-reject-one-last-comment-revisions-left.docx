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>
      <w:r>
        <w:t xml:space="preserve">CR-043 probe: U22: reject only the insertion C43_U22_INSERTED (not Reject All). Its comment is the only one; the deletion stays tracked.</w:t>
      </w:r>
    </w:p>
    <w:p>
      <w:r>
        <w:t xml:space="preserve">C43_U22_BEFORE </w:t>
      </w:r>
      <w:commentRangeStart w:id="0"/>
      <w:ins w:id="1" w:author="Probe" w:date="2026-10-21T00:00:00Z">
        <w:r>
          <w:t xml:space="preserve">C43_U22_INSERTED</w:t>
        </w:r>
      </w:ins>
      <w:commentRangeEnd w:id="0"/>
      <w:r>
        <w:rPr>
          <w:rStyle w:val="CommentReference"/>
        </w:rPr>
        <w:commentReference w:id="0"/>
      </w:r>
      <w:r>
        <w:t xml:space="preserve"> C43_U22_AFTER</w:t>
      </w:r>
    </w:p>
    <w:p>
      <w:r>
        <w:t xml:space="preserve">C43_U22_SECOND </w:t>
      </w:r>
      <w:del w:id="3" w:author="Probe" w:date="2026-10-21T00:00:00Z">
        <w:r>
          <w:delText xml:space="preserve">C43_U22_STILL_TRACKED_DELETION</w:delText>
        </w:r>
      </w:del>
      <w:r>
        <w:t xml:space="preserve"> C43_U22_END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0" w:author="Probe" w:date="2026-10-21T00:00:00Z" w:initials="P">
    <w:p w14:paraId="22000001" w14:textId="77777777">
      <w:pPr>
        <w:pStyle w:val="CommentText"/>
      </w:pPr>
      <w:r>
        <w:rPr>
          <w:rStyle w:val="CommentReference"/>
        </w:rPr>
        <w:annotationRef/>
      </w:r>
      <w:r>
        <w:t xml:space="preserve">C43_U22_ONLY_COMMENT</w:t>
      </w:r>
    </w:p>
  </w:comment>
</w:comments>
</file>

<file path=word/commentsExtended.xml><?xml version="1.0" encoding="utf-8"?>
<w15:commentsEx xmlns:w15="http://schemas.microsoft.com/office/word/2012/wordml">
  <w15:commentEx w15:paraId="22000001" w15:done="0"/>
</w15:commentsEx>
</file>

<file path=word/commentsIds.xml><?xml version="1.0" encoding="utf-8"?>
<w16cid:commentsIds xmlns:w16cid="http://schemas.microsoft.com/office/word/2016/wordml/cid">
  <w16cid:commentId w16cid:paraId="22000001" w16cid:durableId="22000011"/>
</w16cid:commentsIds>
</file>

<file path=word/people.xml><?xml version="1.0" encoding="utf-8"?>
<w15:people xmlns:w15="http://schemas.microsoft.com/office/word/2012/wordml">
  <w15:person w15:author="Probe">
    <w15:presenceInfo w15:providerId="None" w15:userId="probe@example.com"/>
  </w15:person>
</w15:people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CommentText">
    <w:name w:val="annotation text"/>
    <w:basedOn w:val="Normal"/>
    <w:uiPriority w:val="99"/>
    <w:rPr>
      <w:sz w:val="20"/>
    </w:rPr>
  </w:style>
  <w:style w:type="character" w:styleId="CommentReference">
    <w:name w:val="annotation reference"/>
    <w:uiPriority w:val="99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C1" Type="http://schemas.openxmlformats.org/officeDocument/2006/relationships/comments" Target="comments.xml"/><Relationship Id="rIdC2" Type="http://schemas.microsoft.com/office/2011/relationships/commentsExtended" Target="commentsExtended.xml"/><Relationship Id="rIdC3" Type="http://schemas.microsoft.com/office/2016/09/relationships/commentsIds" Target="commentsIds.xml"/><Relationship Id="rIdC4" Type="http://schemas.microsoft.com/office/2011/relationships/people" Target="people.xml"/></Relationships>
</file>