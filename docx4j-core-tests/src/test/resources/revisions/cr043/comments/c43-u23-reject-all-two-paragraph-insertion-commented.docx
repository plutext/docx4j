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r>
        <w:t xml:space="preserve">CR-043 probe: U23: Reject All. Comment C43_U23_SPANNING covers two inserted paragraphs whole.</w:t>
      </w:r>
    </w:p>
    <w:p>
      <w:r>
        <w:t xml:space="preserve">C43_U23_BEFORE</w:t>
      </w:r>
    </w:p>
    <w:p>
      <w:pPr>
        <w:rPr>
          <w:ins w:id="2" w:author="Probe" w:date="2026-10-21T00:00:00Z"/>
        </w:rPr>
      </w:pPr>
      <w:commentRangeStart w:id="0"/>
      <w:ins w:id="1" w:author="Probe" w:date="2026-10-21T00:00:00Z">
        <w:r>
          <w:t xml:space="preserve">C43_U23_FIRST_INSERTED_PARAGRAPH</w:t>
        </w:r>
      </w:ins>
    </w:p>
    <w:p>
      <w:pPr>
        <w:rPr>
          <w:ins w:id="4" w:author="Probe" w:date="2026-10-21T00:00:00Z"/>
        </w:rPr>
      </w:pPr>
      <w:ins w:id="3" w:author="Probe" w:date="2026-10-21T00:00:00Z">
        <w:r>
          <w:t xml:space="preserve">C43_U23_SECOND_INSERTED_PARAGRAPH</w:t>
        </w:r>
      </w:ins>
      <w:commentRangeEnd w:id="0"/>
      <w:r>
        <w:rPr>
          <w:rStyle w:val="CommentReference"/>
        </w:rPr>
        <w:commentReference w:id="0"/>
      </w:r>
    </w:p>
    <w:p>
      <w:commentRangeStart w:id="5"/>
      <w:r>
        <w:t xml:space="preserve">C43_U23_AFTER_CONTROL</w:t>
      </w:r>
      <w:commentRangeEnd w:id="5"/>
      <w:r>
        <w:rPr>
          <w:rStyle w:val="CommentReference"/>
        </w:rPr>
        <w:commentReference w:id="5"/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0" w:author="Probe" w:date="2026-10-21T00:00:00Z" w:initials="P">
    <w:p w14:paraId="23000001" w14:textId="77777777">
      <w:pPr>
        <w:pStyle w:val="CommentText"/>
      </w:pPr>
      <w:r>
        <w:rPr>
          <w:rStyle w:val="CommentReference"/>
        </w:rPr>
        <w:annotationRef/>
      </w:r>
      <w:r>
        <w:t xml:space="preserve">C43_U23_SPANNING</w:t>
      </w:r>
    </w:p>
  </w:comment>
  <w:comment w:id="5" w:author="Probe" w:date="2026-10-21T00:00:00Z" w:initials="P">
    <w:p w14:paraId="23000002" w14:textId="77777777">
      <w:pPr>
        <w:pStyle w:val="CommentText"/>
      </w:pPr>
      <w:r>
        <w:rPr>
          <w:rStyle w:val="CommentReference"/>
        </w:rPr>
        <w:annotationRef/>
      </w:r>
      <w:r>
        <w:t xml:space="preserve">C43_U23_CONTROL</w:t>
      </w:r>
    </w:p>
  </w:comment>
</w:comments>
</file>

<file path=word/commentsExtended.xml><?xml version="1.0" encoding="utf-8"?>
<w15:commentsEx xmlns:w15="http://schemas.microsoft.com/office/word/2012/wordml">
  <w15:commentEx w15:paraId="23000001" w15:done="0"/>
  <w15:commentEx w15:paraId="23000002" w15:done="0"/>
</w15:commentsEx>
</file>

<file path=word/commentsIds.xml><?xml version="1.0" encoding="utf-8"?>
<w16cid:commentsIds xmlns:w16cid="http://schemas.microsoft.com/office/word/2016/wordml/cid">
  <w16cid:commentId w16cid:paraId="23000001" w16cid:durableId="23000011"/>
  <w16cid:commentId w16cid:paraId="23000002" w16cid:durableId="23000012"/>
</w16cid:commentsIds>
</file>

<file path=word/people.xml><?xml version="1.0" encoding="utf-8"?>
<w15:people xmlns:w15="http://schemas.microsoft.com/office/word/2012/wordml">
  <w15:person w15:author="Probe">
    <w15:presenceInfo w15:providerId="None" w15:userId="probe@example.com"/>
  </w15:person>
</w15:people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CommentText">
    <w:name w:val="annotation text"/>
    <w:basedOn w:val="Normal"/>
    <w:uiPriority w:val="99"/>
    <w:rPr>
      <w:sz w:val="20"/>
    </w:rPr>
  </w:style>
  <w:style w:type="character" w:styleId="CommentReference">
    <w:name w:val="annotation reference"/>
    <w:uiPriority w:val="99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C1" Type="http://schemas.openxmlformats.org/officeDocument/2006/relationships/comments" Target="comments.xml"/><Relationship Id="rIdC2" Type="http://schemas.microsoft.com/office/2011/relationships/commentsExtended" Target="commentsExtended.xml"/><Relationship Id="rIdC3" Type="http://schemas.microsoft.com/office/2016/09/relationships/commentsIds" Target="commentsIds.xml"/><Relationship Id="rIdC4" Type="http://schemas.microsoft.com/office/2011/relationships/people" Target="people.xml"/></Relationships>
</file>