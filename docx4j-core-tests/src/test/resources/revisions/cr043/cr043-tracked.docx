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02877" w14:textId="77777777" w:rsidR="009D091E" w:rsidRDefault="00285732">
      <w:r>
        <w:t>CR-043 phase 0 probe, built by docx4j (Cr043ProbeBuilder). Each case's text starts with its tag; cr043-probe.ps1 makes the tracked edit the case names, through Word's object model.</w:t>
      </w:r>
    </w:p>
    <w:p w14:paraId="524D1487" w14:textId="6CE2EA4C" w:rsidR="009D091E" w:rsidRDefault="00285732">
      <w:r>
        <w:t xml:space="preserve">C01 a PAGE field is inserted at the end of this paragraph: </w:t>
      </w:r>
      <w:ins w:id="0" w:author="Author A" w:date="2026-10-16T10:17:00Z" w16du:dateUtc="2026-10-15T23:17:00Z">
        <w:r w:rsidR="005B485E">
          <w:fldChar w:fldCharType="begin"/>
        </w:r>
        <w:r w:rsidR="005B485E">
          <w:instrText xml:space="preserve"> PAGE  \* MERGEFORMAT </w:instrText>
        </w:r>
      </w:ins>
      <w:r w:rsidR="005B485E">
        <w:fldChar w:fldCharType="separate"/>
      </w:r>
      <w:r w:rsidR="005B485E">
        <w:rPr>
          <w:noProof/>
        </w:rPr>
        <w:t>1</w:t>
      </w:r>
      <w:ins w:id="1" w:author="Author A" w:date="2026-10-16T10:17:00Z" w16du:dateUtc="2026-10-15T23:17:00Z">
        <w:r w:rsidR="005B485E">
          <w:fldChar w:fldCharType="end"/>
        </w:r>
      </w:ins>
    </w:p>
    <w:p w14:paraId="72195AD4" w14:textId="7A3AF81A" w:rsidR="009D091E" w:rsidRDefault="00285732">
      <w:r>
        <w:t xml:space="preserve">C02 the PAGE field here is deleted: </w:t>
      </w:r>
      <w:del w:id="2" w:author="Author A" w:date="2026-10-16T10:17:00Z" w16du:dateUtc="2026-10-15T23:17:00Z">
        <w:r w:rsidDel="005B485E">
          <w:fldChar w:fldCharType="begin"/>
        </w:r>
        <w:r w:rsidDel="005B485E">
          <w:delInstrText xml:space="preserve"> PAGE </w:delInstrText>
        </w:r>
        <w:r w:rsidDel="005B485E">
          <w:fldChar w:fldCharType="separate"/>
        </w:r>
        <w:r w:rsidDel="005B485E">
          <w:delText>1</w:delText>
        </w:r>
        <w:r w:rsidDel="005B485E">
          <w:fldChar w:fldCharType="end"/>
        </w:r>
      </w:del>
      <w:r>
        <w:t xml:space="preserve"> (after the field).</w:t>
      </w:r>
    </w:p>
    <w:p w14:paraId="51BE7B6A" w14:textId="74BD90D1" w:rsidR="009D091E" w:rsidRDefault="00285732">
      <w:r>
        <w:t xml:space="preserve">C04 a picture is inserted at the end of this paragraph: </w:t>
      </w:r>
      <w:ins w:id="3" w:author="Author A" w:date="2026-10-16T10:17:00Z" w16du:dateUtc="2026-10-15T23:17:00Z">
        <w:r w:rsidR="005B485E">
          <w:rPr>
            <w:noProof/>
          </w:rPr>
          <w:drawing>
            <wp:inline distT="0" distB="0" distL="0" distR="0" wp14:anchorId="276990BF" wp14:editId="70491F05">
              <wp:extent cx="457200" cy="228600"/>
              <wp:effectExtent l="0" t="0" r="0" b="0"/>
              <wp:docPr id="663597789" name="Pictur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63597789" name=""/>
                      <pic:cNvPicPr/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228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39169DA" w14:textId="4C6A580F" w:rsidR="009D091E" w:rsidRDefault="00285732">
      <w:r>
        <w:t xml:space="preserve">C05 the picture here is deleted: </w:t>
      </w:r>
      <w:del w:id="4" w:author="Author A" w:date="2026-10-16T10:17:00Z" w16du:dateUtc="2026-10-15T23:17:00Z">
        <w:r w:rsidDel="005B485E">
          <w:rPr>
            <w:noProof/>
          </w:rPr>
          <w:drawing>
            <wp:inline distT="0" distB="0" distL="0" distR="0" wp14:anchorId="75C86B4E" wp14:editId="26C11A5B">
              <wp:extent cx="609600" cy="304800"/>
              <wp:effectExtent l="0" t="0" r="0" b="0"/>
              <wp:docPr id="1" name="c05" descr="C05 pictu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c05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600" cy="304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r>
        <w:t xml:space="preserve"> (after the picture).</w:t>
      </w:r>
    </w:p>
    <w:p w14:paraId="4C968997" w14:textId="77777777" w:rsidR="009D091E" w:rsidRDefault="00285732">
      <w:r>
        <w:t>C08 this paragraph's mark, right before a table, is deleted.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000"/>
      </w:tblGrid>
      <w:tr w:rsidR="009D091E" w14:paraId="074CEDFB" w14:textId="77777777">
        <w:tc>
          <w:tcPr>
            <w:tcW w:w="2000" w:type="dxa"/>
          </w:tcPr>
          <w:p w14:paraId="462944F0" w14:textId="77777777" w:rsidR="009D091E" w:rsidRDefault="00285732">
            <w:r>
              <w:t>C08 r1c1</w:t>
            </w:r>
          </w:p>
        </w:tc>
        <w:tc>
          <w:tcPr>
            <w:tcW w:w="2000" w:type="dxa"/>
          </w:tcPr>
          <w:p w14:paraId="38469849" w14:textId="77777777" w:rsidR="009D091E" w:rsidRDefault="00285732">
            <w:r>
              <w:t>C08 r1c2</w:t>
            </w:r>
          </w:p>
        </w:tc>
      </w:tr>
      <w:tr w:rsidR="009D091E" w14:paraId="6544F03E" w14:textId="77777777">
        <w:tc>
          <w:tcPr>
            <w:tcW w:w="4000" w:type="dxa"/>
            <w:gridSpan w:val="2"/>
          </w:tcPr>
          <w:p w14:paraId="2D527846" w14:textId="08102DF9" w:rsidR="009D091E" w:rsidDel="005B485E" w:rsidRDefault="00285732" w:rsidP="005B485E">
            <w:pPr>
              <w:rPr>
                <w:del w:id="5" w:author="Author A" w:date="2026-10-16T10:17:00Z" w16du:dateUtc="2026-10-15T23:17:00Z"/>
              </w:rPr>
            </w:pPr>
            <w:r>
              <w:t>C09 first paragraph in the cell: its mark is deleted.</w:t>
            </w:r>
          </w:p>
          <w:p w14:paraId="4FDCD0D9" w14:textId="77777777" w:rsidR="009D091E" w:rsidRDefault="00285732" w:rsidP="005B485E">
            <w:r>
              <w:t>C09 last paragraph in the cell: deleting its mark (the cell's end) is tried.</w:t>
            </w:r>
          </w:p>
        </w:tc>
      </w:tr>
    </w:tbl>
    <w:p w14:paraId="20C16B71" w14:textId="77777777" w:rsidR="009D091E" w:rsidRDefault="00285732">
      <w:r>
        <w:t>C09 after the table.</w:t>
      </w:r>
    </w:p>
    <w:p w14:paraId="37439DA0" w14:textId="77777777" w:rsidR="009D091E" w:rsidRDefault="00285732">
      <w:pPr>
        <w:pStyle w:val="Heading1"/>
        <w:rPr>
          <w:ins w:id="6" w:author="CR-043 base" w:date="2026-10-16T00:00:00Z"/>
        </w:rPr>
      </w:pPr>
      <w:r>
        <w:t>C10 heading half (Heading 1; its mark inserted, written by docx4j)</w:t>
      </w:r>
    </w:p>
    <w:p w14:paraId="3802D938" w14:textId="77777777" w:rsidR="009D091E" w:rsidRDefault="00285732">
      <w:pPr>
        <w:jc w:val="right"/>
      </w:pPr>
      <w:r>
        <w:t>C10 body half (Normal, right aligned)</w:t>
      </w:r>
    </w:p>
    <w:p w14:paraId="605407DE" w14:textId="77777777" w:rsidR="009D091E" w:rsidRDefault="00285732">
      <w:pPr>
        <w:pStyle w:val="Heading1"/>
        <w:rPr>
          <w:del w:id="7" w:author="CR-043 base" w:date="2026-10-16T00:00:00Z"/>
        </w:rPr>
      </w:pPr>
      <w:r>
        <w:t>C10b heading half (Heading 1; its mark deleted, written by docx4j)</w:t>
      </w:r>
    </w:p>
    <w:p w14:paraId="12BEB747" w14:textId="77777777" w:rsidR="009D091E" w:rsidRDefault="00285732">
      <w:pPr>
        <w:jc w:val="right"/>
      </w:pPr>
      <w:r>
        <w:t>C10b body half (Normal, right aligned)</w:t>
      </w:r>
    </w:p>
    <w:p w14:paraId="3989DA49" w14:textId="26478B73" w:rsidR="009D091E" w:rsidRDefault="00285732">
      <w:r>
        <w:t xml:space="preserve">C11 before </w:t>
      </w:r>
      <w:bookmarkStart w:id="8" w:name="c11_deleted"/>
      <w:del w:id="9" w:author="Author A" w:date="2026-10-16T10:17:00Z" w16du:dateUtc="2026-10-15T23:17:00Z">
        <w:r w:rsidDel="005B485E">
          <w:delText>BOOKMARKED</w:delText>
        </w:r>
        <w:bookmarkEnd w:id="8"/>
        <w:r w:rsidDel="005B485E">
          <w:delText xml:space="preserve"> </w:delText>
        </w:r>
      </w:del>
      <w:r>
        <w:t>after: the bookmarked word is deleted.</w:t>
      </w:r>
    </w:p>
    <w:p w14:paraId="788804E6" w14:textId="11FE40DA" w:rsidR="009D091E" w:rsidRDefault="00285732">
      <w:r>
        <w:t xml:space="preserve">C11b text is inserted at the end of this paragraph, and a bookmark put on it: </w:t>
      </w:r>
      <w:bookmarkStart w:id="10" w:name="c11b_inserted"/>
      <w:ins w:id="11" w:author="Author A" w:date="2026-10-16T10:17:00Z" w16du:dateUtc="2026-10-15T23:17:00Z">
        <w:r w:rsidR="005B485E">
          <w:t>C11b INSERTED WORDS</w:t>
        </w:r>
      </w:ins>
      <w:bookmarkEnd w:id="10"/>
    </w:p>
    <w:p w14:paraId="1530D85A" w14:textId="00AD7D1E" w:rsidR="009D091E" w:rsidRDefault="00285732">
      <w:r>
        <w:t xml:space="preserve">C12 the endnote reference here is deleted: </w:t>
      </w:r>
      <w:del w:id="12" w:author="Author A" w:date="2026-10-16T10:17:00Z" w16du:dateUtc="2026-10-15T23:17:00Z">
        <w:r w:rsidDel="005B485E">
          <w:rPr>
            <w:vertAlign w:val="superscript"/>
          </w:rPr>
          <w:endnoteReference w:id="1"/>
        </w:r>
        <w:r w:rsidDel="005B485E">
          <w:delText xml:space="preserve"> </w:delText>
        </w:r>
      </w:del>
      <w:r>
        <w:t>(after the reference).</w:t>
      </w:r>
    </w:p>
    <w:p w14:paraId="0DE8C4A6" w14:textId="495FB3A1" w:rsidR="009D091E" w:rsidRDefault="00285732">
      <w:r>
        <w:t xml:space="preserve">C12b an endnote is inserted at the end of this paragraph: </w:t>
      </w:r>
      <w:ins w:id="15" w:author="Author A" w:date="2026-10-16T10:17:00Z" w16du:dateUtc="2026-10-15T23:17:00Z">
        <w:r w:rsidR="005B485E">
          <w:rPr>
            <w:rStyle w:val="EndnoteReference"/>
          </w:rPr>
          <w:endnoteReference w:id="2"/>
        </w:r>
      </w:ins>
    </w:p>
    <w:p w14:paraId="35CCC083" w14:textId="77777777" w:rsidR="009D091E" w:rsidRDefault="00285732">
      <w:r>
        <w:t>C13 the table after this paragraph is deleted whole.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000"/>
      </w:tblGrid>
      <w:tr w:rsidR="009D091E" w:rsidDel="005B485E" w14:paraId="292EFED7" w14:textId="03338507">
        <w:trPr>
          <w:del w:id="18" w:author="Author A" w:date="2026-10-16T10:17:00Z" w16du:dateUtc="2026-10-15T23:17:00Z"/>
        </w:trPr>
        <w:tc>
          <w:tcPr>
            <w:tcW w:w="2000" w:type="dxa"/>
          </w:tcPr>
          <w:p w14:paraId="0B0241E0" w14:textId="35093587" w:rsidR="009D091E" w:rsidDel="005B485E" w:rsidRDefault="00285732">
            <w:pPr>
              <w:rPr>
                <w:del w:id="19" w:author="Author A" w:date="2026-10-16T10:17:00Z" w16du:dateUtc="2026-10-15T23:17:00Z"/>
              </w:rPr>
            </w:pPr>
            <w:del w:id="20" w:author="Author A" w:date="2026-10-16T10:17:00Z" w16du:dateUtc="2026-10-15T23:17:00Z">
              <w:r w:rsidDel="005B485E">
                <w:delText>C13 r1c1</w:delText>
              </w:r>
            </w:del>
          </w:p>
        </w:tc>
        <w:tc>
          <w:tcPr>
            <w:tcW w:w="2000" w:type="dxa"/>
          </w:tcPr>
          <w:p w14:paraId="70A5F182" w14:textId="5AC2EE0E" w:rsidR="009D091E" w:rsidDel="005B485E" w:rsidRDefault="00285732">
            <w:pPr>
              <w:rPr>
                <w:del w:id="21" w:author="Author A" w:date="2026-10-16T10:17:00Z" w16du:dateUtc="2026-10-15T23:17:00Z"/>
              </w:rPr>
            </w:pPr>
            <w:del w:id="22" w:author="Author A" w:date="2026-10-16T10:17:00Z" w16du:dateUtc="2026-10-15T23:17:00Z">
              <w:r w:rsidDel="005B485E">
                <w:delText>C13 r1c2</w:delText>
              </w:r>
            </w:del>
          </w:p>
        </w:tc>
      </w:tr>
      <w:tr w:rsidR="009D091E" w:rsidDel="005B485E" w14:paraId="4576A5AF" w14:textId="5F5522D6">
        <w:trPr>
          <w:del w:id="23" w:author="Author A" w:date="2026-10-16T10:17:00Z" w16du:dateUtc="2026-10-15T23:17:00Z"/>
        </w:trPr>
        <w:tc>
          <w:tcPr>
            <w:tcW w:w="2000" w:type="dxa"/>
          </w:tcPr>
          <w:p w14:paraId="0AF34644" w14:textId="40A104F5" w:rsidR="009D091E" w:rsidDel="005B485E" w:rsidRDefault="00285732">
            <w:pPr>
              <w:rPr>
                <w:del w:id="24" w:author="Author A" w:date="2026-10-16T10:17:00Z" w16du:dateUtc="2026-10-15T23:17:00Z"/>
              </w:rPr>
            </w:pPr>
            <w:del w:id="25" w:author="Author A" w:date="2026-10-16T10:17:00Z" w16du:dateUtc="2026-10-15T23:17:00Z">
              <w:r w:rsidDel="005B485E">
                <w:lastRenderedPageBreak/>
                <w:delText>C13 r2c1</w:delText>
              </w:r>
            </w:del>
          </w:p>
        </w:tc>
        <w:tc>
          <w:tcPr>
            <w:tcW w:w="2000" w:type="dxa"/>
          </w:tcPr>
          <w:p w14:paraId="31DB4F1C" w14:textId="71B246DB" w:rsidR="009D091E" w:rsidDel="005B485E" w:rsidRDefault="00285732">
            <w:pPr>
              <w:rPr>
                <w:del w:id="26" w:author="Author A" w:date="2026-10-16T10:17:00Z" w16du:dateUtc="2026-10-15T23:17:00Z"/>
              </w:rPr>
            </w:pPr>
            <w:del w:id="27" w:author="Author A" w:date="2026-10-16T10:17:00Z" w16du:dateUtc="2026-10-15T23:17:00Z">
              <w:r w:rsidDel="005B485E">
                <w:delText>C13 r2c2</w:delText>
              </w:r>
            </w:del>
          </w:p>
        </w:tc>
      </w:tr>
    </w:tbl>
    <w:p w14:paraId="73BF1379" w14:textId="77777777" w:rsidR="009D091E" w:rsidRDefault="00285732">
      <w:r>
        <w:t>C14 a column is added to the table after this paragraph.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5B485E" w14:paraId="06A6FA4D" w14:textId="77616CCF" w:rsidTr="00CB6DE7">
        <w:tc>
          <w:tcPr>
            <w:tcW w:w="2000" w:type="dxa"/>
          </w:tcPr>
          <w:p w14:paraId="045AEE30" w14:textId="77777777" w:rsidR="005B485E" w:rsidRDefault="005B485E">
            <w:r>
              <w:t>C14 r1c1</w:t>
            </w:r>
          </w:p>
        </w:tc>
        <w:tc>
          <w:tcPr>
            <w:tcW w:w="2000" w:type="dxa"/>
          </w:tcPr>
          <w:p w14:paraId="2F706A33" w14:textId="77777777" w:rsidR="005B485E" w:rsidRDefault="005B485E">
            <w:r>
              <w:t>C14 r1c2</w:t>
            </w:r>
          </w:p>
        </w:tc>
        <w:tc>
          <w:tcPr>
            <w:tcW w:w="2000" w:type="dxa"/>
          </w:tcPr>
          <w:p w14:paraId="6F9825D3" w14:textId="77777777" w:rsidR="005B485E" w:rsidRDefault="005B485E"/>
        </w:tc>
      </w:tr>
      <w:tr w:rsidR="005B485E" w14:paraId="1A0E4D04" w14:textId="3AF00DC2" w:rsidTr="00CB6DE7">
        <w:tc>
          <w:tcPr>
            <w:tcW w:w="2000" w:type="dxa"/>
          </w:tcPr>
          <w:p w14:paraId="4EDD124C" w14:textId="77777777" w:rsidR="005B485E" w:rsidRDefault="005B485E">
            <w:r>
              <w:t>C14 r2c1</w:t>
            </w:r>
          </w:p>
        </w:tc>
        <w:tc>
          <w:tcPr>
            <w:tcW w:w="2000" w:type="dxa"/>
          </w:tcPr>
          <w:p w14:paraId="1213BB8A" w14:textId="77777777" w:rsidR="005B485E" w:rsidRDefault="005B485E">
            <w:r>
              <w:t>C14 r2c2</w:t>
            </w:r>
          </w:p>
        </w:tc>
        <w:tc>
          <w:tcPr>
            <w:tcW w:w="2000" w:type="dxa"/>
          </w:tcPr>
          <w:p w14:paraId="264C99EE" w14:textId="77777777" w:rsidR="005B485E" w:rsidRDefault="005B485E"/>
        </w:tc>
      </w:tr>
    </w:tbl>
    <w:p w14:paraId="31AD488D" w14:textId="281092E1" w:rsidR="009D091E" w:rsidDel="005B485E" w:rsidRDefault="00285732">
      <w:pPr>
        <w:rPr>
          <w:moveFrom w:id="28" w:author="Author A" w:date="2026-10-16T10:17:00Z" w16du:dateUtc="2026-10-15T23:17:00Z"/>
        </w:rPr>
      </w:pPr>
      <w:moveFromRangeStart w:id="29" w:author="Author A" w:date="2026-10-16T10:17:00Z" w:name="move243038245"/>
      <w:moveFrom w:id="30" w:author="Author A" w:date="2026-10-16T10:17:00Z" w16du:dateUtc="2026-10-15T23:17:00Z">
        <w:r w:rsidDel="005B485E">
          <w:t>C15 move one.</w:t>
        </w:r>
      </w:moveFrom>
    </w:p>
    <w:p w14:paraId="5FC5289B" w14:textId="002A336E" w:rsidR="009D091E" w:rsidDel="005B485E" w:rsidRDefault="00285732">
      <w:pPr>
        <w:rPr>
          <w:moveFrom w:id="31" w:author="Author A" w:date="2026-10-16T10:17:00Z" w16du:dateUtc="2026-10-15T23:17:00Z"/>
        </w:rPr>
      </w:pPr>
      <w:moveFrom w:id="32" w:author="Author A" w:date="2026-10-16T10:17:00Z" w16du:dateUtc="2026-10-15T23:17:00Z">
        <w:r w:rsidDel="005B485E">
          <w:t>C15 move two.</w:t>
        </w:r>
      </w:moveFrom>
    </w:p>
    <w:p w14:paraId="29B3A4EA" w14:textId="6E03AB58" w:rsidR="009D091E" w:rsidRDefault="00285732">
      <w:moveFrom w:id="33" w:author="Author A" w:date="2026-10-16T10:17:00Z" w16du:dateUtc="2026-10-15T23:17:00Z">
        <w:r w:rsidDel="005B485E">
          <w:t>C15 move three: these three paragraphs are moved into the cell below.</w:t>
        </w:r>
      </w:moveFrom>
      <w:moveFromRangeEnd w:id="2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</w:tblGrid>
      <w:tr w:rsidR="009D091E" w14:paraId="52AA99EB" w14:textId="77777777">
        <w:tc>
          <w:tcPr>
            <w:tcW w:w="2000" w:type="dxa"/>
          </w:tcPr>
          <w:p w14:paraId="42D35420" w14:textId="77777777" w:rsidR="005B485E" w:rsidRDefault="005B485E" w:rsidP="005B485E">
            <w:pPr>
              <w:rPr>
                <w:moveTo w:id="34" w:author="Author A" w:date="2026-10-16T10:17:00Z" w16du:dateUtc="2026-10-15T23:17:00Z"/>
              </w:rPr>
            </w:pPr>
            <w:moveToRangeStart w:id="35" w:author="Author A" w:date="2026-10-16T10:17:00Z" w:name="move243038245"/>
            <w:moveTo w:id="36" w:author="Author A" w:date="2026-10-16T10:17:00Z" w16du:dateUtc="2026-10-15T23:17:00Z">
              <w:r>
                <w:t>C15 move one.</w:t>
              </w:r>
            </w:moveTo>
          </w:p>
          <w:p w14:paraId="404F330E" w14:textId="77777777" w:rsidR="005B485E" w:rsidRDefault="005B485E" w:rsidP="005B485E">
            <w:pPr>
              <w:rPr>
                <w:moveTo w:id="37" w:author="Author A" w:date="2026-10-16T10:17:00Z" w16du:dateUtc="2026-10-15T23:17:00Z"/>
              </w:rPr>
            </w:pPr>
            <w:moveTo w:id="38" w:author="Author A" w:date="2026-10-16T10:17:00Z" w16du:dateUtc="2026-10-15T23:17:00Z">
              <w:r>
                <w:t>C15 move two.</w:t>
              </w:r>
            </w:moveTo>
          </w:p>
          <w:p w14:paraId="6BCA8058" w14:textId="39667B59" w:rsidR="009D091E" w:rsidRDefault="005B485E" w:rsidP="005B485E">
            <w:moveTo w:id="39" w:author="Author A" w:date="2026-10-16T10:17:00Z" w16du:dateUtc="2026-10-15T23:17:00Z">
              <w:r>
                <w:t>C15 move three: these three paragraphs are moved into the cell below.</w:t>
              </w:r>
            </w:moveTo>
            <w:moveToRangeEnd w:id="35"/>
            <w:r w:rsidR="00285732">
              <w:t>C15 r1c1</w:t>
            </w:r>
          </w:p>
        </w:tc>
      </w:tr>
    </w:tbl>
    <w:p w14:paraId="75DFA037" w14:textId="0BC7F580" w:rsidR="009D091E" w:rsidRDefault="00285732">
      <w:r>
        <w:t xml:space="preserve">C16 a hyperlink is inserted at the end of this paragraph: </w:t>
      </w:r>
      <w:ins w:id="40" w:author="Author A" w:date="2026-10-16T10:17:00Z" w16du:dateUtc="2026-10-15T23:17:00Z">
        <w:r w:rsidR="005B485E">
          <w:fldChar w:fldCharType="begin"/>
        </w:r>
        <w:r w:rsidR="005B485E">
          <w:instrText>HYPERLINK "https://www.docx4java.org/"</w:instrText>
        </w:r>
        <w:r w:rsidR="005B485E">
          <w:fldChar w:fldCharType="separate"/>
        </w:r>
      </w:ins>
      <w:r w:rsidR="005B485E">
        <w:rPr>
          <w:rStyle w:val="Hyperlink"/>
        </w:rPr>
        <w:t>C16 inserted link</w:t>
      </w:r>
      <w:ins w:id="41" w:author="Author A" w:date="2026-10-16T10:17:00Z" w16du:dateUtc="2026-10-15T23:17:00Z">
        <w:r w:rsidR="005B485E">
          <w:fldChar w:fldCharType="end"/>
        </w:r>
      </w:ins>
    </w:p>
    <w:p w14:paraId="1F1241A3" w14:textId="6013765F" w:rsidR="009D091E" w:rsidRDefault="00285732">
      <w:r>
        <w:t xml:space="preserve">C16b a content control is inserted at the end of this paragraph: </w:t>
      </w:r>
      <w:customXmlInsRangeStart w:id="42" w:author="Author A" w:date="2026-10-16T10:17:00Z"/>
      <w:sdt>
        <w:sdtPr>
          <w:id w:val="-427738078"/>
          <w:placeholder>
            <w:docPart w:val="DefaultPlaceholder_-1854013440"/>
          </w:placeholder>
        </w:sdtPr>
        <w:sdtContent>
          <w:customXmlInsRangeEnd w:id="42"/>
          <w:ins w:id="43" w:author="Author A" w:date="2026-10-16T10:17:00Z" w16du:dateUtc="2026-10-15T23:17:00Z">
            <w:r w:rsidR="005B485E">
              <w:t>C16b control text</w:t>
            </w:r>
          </w:ins>
          <w:customXmlInsRangeStart w:id="44" w:author="Author A" w:date="2026-10-16T10:17:00Z"/>
        </w:sdtContent>
      </w:sdt>
      <w:customXmlInsRangeEnd w:id="44"/>
    </w:p>
    <w:p w14:paraId="1A6CD42C" w14:textId="77777777" w:rsidR="009D091E" w:rsidRPr="005B485E" w:rsidRDefault="00285732">
      <w:pPr>
        <w:rPr>
          <w:b/>
          <w:rPrChange w:id="45" w:author="Author A" w:date="2026-10-16T10:17:00Z" w16du:dateUtc="2026-10-15T23:17:00Z">
            <w:rPr/>
          </w:rPrChange>
        </w:rPr>
      </w:pPr>
      <w:r w:rsidRPr="005B485E">
        <w:rPr>
          <w:b/>
          <w:rPrChange w:id="46" w:author="Author A" w:date="2026-10-16T10:17:00Z" w16du:dateUtc="2026-10-15T23:17:00Z">
            <w:rPr/>
          </w:rPrChange>
        </w:rPr>
        <w:t>C17 this whole paragraph, its mark included, is made bold.</w:t>
      </w:r>
    </w:p>
    <w:p w14:paraId="5C145A2C" w14:textId="77777777" w:rsidR="009D091E" w:rsidRDefault="00285732">
      <w:commentRangeStart w:id="47"/>
      <w:r>
        <w:t>C18 commented words</w:t>
      </w:r>
      <w:commentRangeEnd w:id="47"/>
      <w:r>
        <w:rPr>
          <w:rStyle w:val="CommentReference"/>
          <w:sz w:val="22"/>
          <w:szCs w:val="22"/>
        </w:rPr>
        <w:commentReference w:id="47"/>
      </w:r>
      <w:r>
        <w:t>: the comment's own text is edited.</w:t>
      </w:r>
    </w:p>
    <w:p w14:paraId="13D4410C" w14:textId="77777777" w:rsidR="009D091E" w:rsidRDefault="00285732">
      <w:r>
        <w:t xml:space="preserve">C21 the endnote of this reference is edited: </w:t>
      </w:r>
      <w:r>
        <w:rPr>
          <w:vertAlign w:val="superscript"/>
        </w:rPr>
        <w:endnoteReference w:id="3"/>
      </w:r>
    </w:p>
    <w:p w14:paraId="50D034E3" w14:textId="7E01C1C1" w:rsidR="009D091E" w:rsidRDefault="005B485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7310A9" wp14:editId="2FD4E2AC">
                <wp:simplePos x="0" y="0"/>
                <wp:positionH relativeFrom="column">
                  <wp:posOffset>2235200</wp:posOffset>
                </wp:positionH>
                <wp:positionV relativeFrom="paragraph">
                  <wp:posOffset>-3299460</wp:posOffset>
                </wp:positionV>
                <wp:extent cx="2540000" cy="762000"/>
                <wp:effectExtent l="0" t="0" r="12700" b="19050"/>
                <wp:wrapNone/>
                <wp:docPr id="8369351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7D4331" w14:textId="0040D1B3" w:rsidR="005B485E" w:rsidRDefault="005B485E">
                            <w:r>
                              <w:t>C22 text box text, a word to delete:</w:t>
                            </w:r>
                            <w:del w:id="50" w:author="Author A" w:date="2026-10-16T10:17:00Z" w16du:dateUtc="2026-10-15T23:17:00Z">
                              <w:r w:rsidDel="005B485E">
                                <w:delText xml:space="preserve"> DELETEME</w:delText>
                              </w:r>
                            </w:del>
                            <w:r>
                              <w:t>. Inserted text goes at the end.</w:t>
                            </w:r>
                            <w:ins w:id="51" w:author="Author A" w:date="2026-10-16T10:17:00Z" w16du:dateUtc="2026-10-15T23:17:00Z">
                              <w:r>
                                <w:t xml:space="preserve"> C22 inserted.</w:t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7310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6pt;margin-top:-259.8pt;width:20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F95LAIAAFQEAAAOAAAAZHJzL2Uyb0RvYy54bWysVEuP2jAQvlfqf7B8LwkU2DYirCgrqkpo&#10;dyW22rPj2CSq43FtQ0J/fcdOeGjbU1UOZsYznsf3zWRx3zWKHIV1NeicjkcpJUJzKGu9z+n3l82H&#10;T5Q4z3TJFGiR05Nw9H75/t2iNZmYQAWqFJZgEO2y1uS08t5kSeJ4JRrmRmCERqME2zCPqt0npWUt&#10;Rm9UMknTedKCLY0FLpzD24feSJcxvpSC+ycpnfBE5RRr8/G08SzCmSwXLNtbZqqaD2Wwf6iiYbXG&#10;pJdQD8wzcrD1H6GamltwIP2IQ5OAlDUXsQfsZpy+6WZXMSNiLwiOMxeY3P8Lyx+PO/Nsie++QIcE&#10;BkBa4zKHl6GfTtom/GOlBO0I4ekCm+g84Xg5mU1T/FHC0XY3R1oirsn1tbHOfxXQkCDk1CItES12&#10;3DqPGdH17BKSadjUSkVqlCZtTucfZ2l84EDVZTAGt/BkrSw5MiS3UIz/CNVjrBsv1JTGy2tPQfJd&#10;0Q2NFlCesH8L/Wg4wzc1xt0y55+ZxVnAvnC+/RMeUgEWA4NESQX219/ugz9ShFZKWpytnLqfB2YF&#10;JeqbRvI+j6fTMIxRmc7uJqjYW0txa9GHZg3Y4Rg3yfAoBn+vzqK00LziGqxCVjQxzTF3Tv1ZXPt+&#10;4nGNuFitohOOn2F+q3eGh9BnPF+6V2bNwJNHhh/hPIUse0NX79sTtjp4kHXkMgDcozrgjqMbaRnW&#10;LOzGrR69rh+D5W8AAAD//wMAUEsDBBQABgAIAAAAIQDPxMkg4gAAAA0BAAAPAAAAZHJzL2Rvd25y&#10;ZXYueG1sTI/BTsMwEETvSPyDtUjcWqet0tIQp0KIHpAQUguiHJ1kiSPsdYjdNPD1LFzguLOjmTf5&#10;ZnRWDNiH1pOC2TQBgVT5uqVGwfPTdnIFIkRNtbaeUMEnBtgU52e5zmp/oh0O+9gIDqGQaQUmxi6T&#10;MlQGnQ5T3yHx7833Tkc++0bWvT5xuLNyniRL6XRL3GB0h7cGq/f90Sl4eDl83G0fX5MDlrZNB7sy&#10;91+lUpcX4801iIhj/DPDDz6jQ8FMpT9SHYRVsEjnvCUqmKSz9RIEW1a/UsnSYs2SLHL5f0XxDQAA&#10;//8DAFBLAQItABQABgAIAAAAIQC2gziS/gAAAOEBAAATAAAAAAAAAAAAAAAAAAAAAABbQ29udGVu&#10;dF9UeXBlc10ueG1sUEsBAi0AFAAGAAgAAAAhADj9If/WAAAAlAEAAAsAAAAAAAAAAAAAAAAALwEA&#10;AF9yZWxzLy5yZWxzUEsBAi0AFAAGAAgAAAAhAOFUX3ksAgAAVAQAAA4AAAAAAAAAAAAAAAAALgIA&#10;AGRycy9lMm9Eb2MueG1sUEsBAi0AFAAGAAgAAAAhAM/EySDiAAAADQEAAA8AAAAAAAAAAAAAAAAA&#10;hgQAAGRycy9kb3ducmV2LnhtbFBLBQYAAAAABAAEAPMAAACVBQAAAAA=&#10;" filled="f" strokeweight=".5pt">
                <v:fill o:detectmouseclick="t"/>
                <v:textbox>
                  <w:txbxContent>
                    <w:p w14:paraId="227D4331" w14:textId="0040D1B3" w:rsidR="005B485E" w:rsidRDefault="005B485E">
                      <w:r>
                        <w:t>C22 text box text, a word to delete:</w:t>
                      </w:r>
                      <w:del w:id="52" w:author="Author A" w:date="2026-10-16T10:17:00Z" w16du:dateUtc="2026-10-15T23:17:00Z">
                        <w:r w:rsidDel="005B485E">
                          <w:delText xml:space="preserve"> DELETEME</w:delText>
                        </w:r>
                      </w:del>
                      <w:r>
                        <w:t>. Inserted text goes at the end.</w:t>
                      </w:r>
                      <w:ins w:id="53" w:author="Author A" w:date="2026-10-16T10:17:00Z" w16du:dateUtc="2026-10-15T23:17:00Z">
                        <w:r>
                          <w:t xml:space="preserve"> C22 inserted.</w:t>
                        </w:r>
                      </w:ins>
                    </w:p>
                  </w:txbxContent>
                </v:textbox>
              </v:shape>
            </w:pict>
          </mc:Fallback>
        </mc:AlternateContent>
      </w:r>
      <w:r w:rsidR="00285732">
        <w:t>C22 a text box anchored here is made untracked, then its text edited tracked.</w:t>
      </w:r>
    </w:p>
    <w:p w14:paraId="5E89C5E6" w14:textId="77777777" w:rsidR="009D091E" w:rsidRDefault="00285732">
      <w:r>
        <w:t>C23 the second row of the table after this paragraph is indented (row property exceptions).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280"/>
        <w:gridCol w:w="720"/>
        <w:gridCol w:w="1280"/>
        <w:gridCol w:w="720"/>
        <w:tblGridChange w:id="54">
          <w:tblGrid>
            <w:gridCol w:w="720"/>
            <w:gridCol w:w="1280"/>
            <w:gridCol w:w="720"/>
            <w:gridCol w:w="1280"/>
            <w:gridCol w:w="720"/>
          </w:tblGrid>
        </w:tblGridChange>
      </w:tblGrid>
      <w:tr w:rsidR="009D091E" w14:paraId="3B4400DB" w14:textId="77777777">
        <w:trPr>
          <w:gridAfter w:val="1"/>
          <w:wAfter w:w="720" w:type="dxa"/>
        </w:trPr>
        <w:tc>
          <w:tcPr>
            <w:tcW w:w="2000" w:type="dxa"/>
            <w:gridSpan w:val="2"/>
          </w:tcPr>
          <w:p w14:paraId="6679F5CC" w14:textId="77777777" w:rsidR="009D091E" w:rsidRDefault="00285732">
            <w:r>
              <w:t>C23 r1c1</w:t>
            </w:r>
          </w:p>
        </w:tc>
        <w:tc>
          <w:tcPr>
            <w:tcW w:w="2000" w:type="dxa"/>
            <w:gridSpan w:val="2"/>
          </w:tcPr>
          <w:p w14:paraId="6FD78CDE" w14:textId="77777777" w:rsidR="009D091E" w:rsidRDefault="00285732">
            <w:r>
              <w:t>C23 r1c2</w:t>
            </w:r>
          </w:p>
        </w:tc>
      </w:tr>
      <w:tr w:rsidR="009D091E" w14:paraId="03906948" w14:textId="77777777" w:rsidTr="005B485E">
        <w:tblPrEx>
          <w:tblW w:w="0" w:type="auto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PrExChange w:id="55" w:author="Author A" w:date="2026-10-16T10:17:00Z" w16du:dateUtc="2026-10-15T23:17:00Z">
            <w:tblPrEx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Ex>
          </w:tblPrExChange>
        </w:tblPrEx>
        <w:trPr>
          <w:gridBefore w:val="1"/>
          <w:wBefore w:w="720" w:type="dxa"/>
          <w:trPrChange w:id="56" w:author="Author A" w:date="2026-10-16T10:17:00Z" w16du:dateUtc="2026-10-15T23:17:00Z">
            <w:trPr>
              <w:gridAfter w:val="0"/>
            </w:trPr>
          </w:trPrChange>
        </w:trPr>
        <w:tc>
          <w:tcPr>
            <w:tcW w:w="2000" w:type="dxa"/>
            <w:gridSpan w:val="2"/>
            <w:tcPrChange w:id="57" w:author="Author A" w:date="2026-10-16T10:17:00Z" w16du:dateUtc="2026-10-15T23:17:00Z">
              <w:tcPr>
                <w:tcW w:w="2000" w:type="dxa"/>
                <w:gridSpan w:val="2"/>
              </w:tcPr>
            </w:tcPrChange>
          </w:tcPr>
          <w:p w14:paraId="3AE1B417" w14:textId="77777777" w:rsidR="009D091E" w:rsidRDefault="00285732">
            <w:r>
              <w:t>C23 r2c1</w:t>
            </w:r>
          </w:p>
        </w:tc>
        <w:tc>
          <w:tcPr>
            <w:tcW w:w="2000" w:type="dxa"/>
            <w:gridSpan w:val="2"/>
            <w:tcPrChange w:id="58" w:author="Author A" w:date="2026-10-16T10:17:00Z" w16du:dateUtc="2026-10-15T23:17:00Z">
              <w:tcPr>
                <w:tcW w:w="2000" w:type="dxa"/>
                <w:gridSpan w:val="2"/>
              </w:tcPr>
            </w:tcPrChange>
          </w:tcPr>
          <w:p w14:paraId="7FC6AAB9" w14:textId="77777777" w:rsidR="009D091E" w:rsidRDefault="00285732">
            <w:r>
              <w:t>C23 r2c2</w:t>
            </w:r>
          </w:p>
        </w:tc>
      </w:tr>
    </w:tbl>
    <w:p w14:paraId="56239C30" w14:textId="77777777" w:rsidR="009D091E" w:rsidRDefault="00285732">
      <w:r>
        <w:t>C25 a table is inserted in place of the next paragraph.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873"/>
        <w:gridCol w:w="4873"/>
      </w:tblGrid>
      <w:tr w:rsidR="005B485E" w14:paraId="23B37329" w14:textId="77777777" w:rsidTr="005B485E">
        <w:tblPrEx>
          <w:tblCellMar>
            <w:top w:w="0" w:type="dxa"/>
            <w:bottom w:w="0" w:type="dxa"/>
          </w:tblCellMar>
        </w:tblPrEx>
        <w:trPr>
          <w:ins w:id="59" w:author="Author A" w:date="2026-10-16T10:17:00Z" w16du:dateUtc="2026-10-15T23:17:00Z"/>
        </w:trPr>
        <w:tc>
          <w:tcPr>
            <w:tcW w:w="4873" w:type="dxa"/>
          </w:tcPr>
          <w:p w14:paraId="223B7121" w14:textId="29D2B2F5" w:rsidR="005B485E" w:rsidRDefault="005B485E">
            <w:pPr>
              <w:rPr>
                <w:ins w:id="60" w:author="Author A" w:date="2026-10-16T10:17:00Z" w16du:dateUtc="2026-10-15T23:17:00Z"/>
              </w:rPr>
            </w:pPr>
            <w:ins w:id="61" w:author="Author A" w:date="2026-10-16T10:17:00Z" w16du:dateUtc="2026-10-15T23:17:00Z">
              <w:r>
                <w:t>C25 r1c1</w:t>
              </w:r>
            </w:ins>
          </w:p>
        </w:tc>
        <w:tc>
          <w:tcPr>
            <w:tcW w:w="4873" w:type="dxa"/>
          </w:tcPr>
          <w:p w14:paraId="5D6FC3B2" w14:textId="25E819D7" w:rsidR="005B485E" w:rsidRDefault="005B485E">
            <w:pPr>
              <w:rPr>
                <w:ins w:id="62" w:author="Author A" w:date="2026-10-16T10:17:00Z" w16du:dateUtc="2026-10-15T23:17:00Z"/>
              </w:rPr>
            </w:pPr>
            <w:ins w:id="63" w:author="Author A" w:date="2026-10-16T10:17:00Z" w16du:dateUtc="2026-10-15T23:17:00Z">
              <w:r>
                <w:t>C25 r1c2</w:t>
              </w:r>
            </w:ins>
          </w:p>
        </w:tc>
      </w:tr>
      <w:tr w:rsidR="005B485E" w14:paraId="003461B9" w14:textId="77777777" w:rsidTr="005B485E">
        <w:tblPrEx>
          <w:tblCellMar>
            <w:top w:w="0" w:type="dxa"/>
            <w:bottom w:w="0" w:type="dxa"/>
          </w:tblCellMar>
        </w:tblPrEx>
        <w:trPr>
          <w:ins w:id="64" w:author="Author A" w:date="2026-10-16T10:17:00Z" w16du:dateUtc="2026-10-15T23:17:00Z"/>
        </w:trPr>
        <w:tc>
          <w:tcPr>
            <w:tcW w:w="4873" w:type="dxa"/>
          </w:tcPr>
          <w:p w14:paraId="3655AA29" w14:textId="543409F2" w:rsidR="005B485E" w:rsidRDefault="005B485E">
            <w:pPr>
              <w:rPr>
                <w:ins w:id="65" w:author="Author A" w:date="2026-10-16T10:17:00Z" w16du:dateUtc="2026-10-15T23:17:00Z"/>
              </w:rPr>
            </w:pPr>
            <w:ins w:id="66" w:author="Author A" w:date="2026-10-16T10:17:00Z" w16du:dateUtc="2026-10-15T23:17:00Z">
              <w:r>
                <w:t>C25 r2c1</w:t>
              </w:r>
            </w:ins>
          </w:p>
        </w:tc>
        <w:tc>
          <w:tcPr>
            <w:tcW w:w="4873" w:type="dxa"/>
          </w:tcPr>
          <w:p w14:paraId="0F6DBE90" w14:textId="3B5B7A20" w:rsidR="005B485E" w:rsidRDefault="005B485E">
            <w:pPr>
              <w:rPr>
                <w:ins w:id="67" w:author="Author A" w:date="2026-10-16T10:17:00Z" w16du:dateUtc="2026-10-15T23:17:00Z"/>
              </w:rPr>
            </w:pPr>
            <w:ins w:id="68" w:author="Author A" w:date="2026-10-16T10:17:00Z" w16du:dateUtc="2026-10-15T23:17:00Z">
              <w:r>
                <w:t>C25 r2c2</w:t>
              </w:r>
            </w:ins>
          </w:p>
        </w:tc>
      </w:tr>
    </w:tbl>
    <w:p w14:paraId="3C174579" w14:textId="334A3885" w:rsidR="009D091E" w:rsidDel="005B485E" w:rsidRDefault="00285732">
      <w:pPr>
        <w:rPr>
          <w:del w:id="69" w:author="Author A" w:date="2026-10-16T10:17:00Z" w16du:dateUtc="2026-10-15T23:17:00Z"/>
        </w:rPr>
        <w:sectPr w:rsidR="009D091E" w:rsidDel="005B485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2880" w:header="708" w:footer="708" w:gutter="0"/>
          <w:cols w:space="720"/>
        </w:sectPr>
      </w:pPr>
      <w:r>
        <w:t>C06 last paragraph of section A (left margin 2in): its mark, the section break, is deleted.</w:t>
      </w:r>
      <w:ins w:id="72" w:author="Author A" w:date="2026-10-16T10:17:00Z" w16du:dateUtc="2026-10-15T23:17:00Z">
        <w:r w:rsidR="005B485E" w:rsidDel="005B485E">
          <w:t xml:space="preserve"> </w:t>
        </w:r>
      </w:ins>
    </w:p>
    <w:p w14:paraId="63D10753" w14:textId="77777777" w:rsidR="009D091E" w:rsidRDefault="00285732">
      <w:r>
        <w:lastRenderedPageBreak/>
        <w:t>C06 first paragraph of section B (left margin 1.5in).</w:t>
      </w:r>
    </w:p>
    <w:p w14:paraId="6512E938" w14:textId="77777777" w:rsidR="009D091E" w:rsidRDefault="00285732">
      <w:pPr>
        <w:sectPr w:rsidR="009D091E" w:rsidSect="005B485E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/>
          <w:pgMar w:top="1440" w:right="1440" w:bottom="1440" w:left="720" w:header="708" w:footer="708" w:gutter="0"/>
          <w:cols w:space="720"/>
          <w:docGrid w:linePitch="299"/>
          <w:sectPrChange w:id="75" w:author="Author A" w:date="2026-10-16T10:17:00Z" w16du:dateUtc="2026-10-15T23:17:00Z">
            <w:sectPr w:rsidR="009D091E" w:rsidSect="005B485E">
              <w:pgMar w:top="1440" w:right="1440" w:bottom="1440" w:left="2160" w:header="708" w:footer="708" w:gutter="0"/>
              <w:docGrid w:linePitch="0"/>
            </w:sectPr>
          </w:sectPrChange>
        </w:sectPr>
      </w:pPr>
      <w:r>
        <w:t>C07 last paragraph of section B: section B's left margin is changed to 0.5in.</w:t>
      </w:r>
    </w:p>
    <w:p w14:paraId="218A0308" w14:textId="77777777" w:rsidR="009D091E" w:rsidRDefault="00285732">
      <w:r>
        <w:lastRenderedPageBreak/>
        <w:t>C07 first paragraph of section C (left margin 1in).</w:t>
      </w:r>
    </w:p>
    <w:p w14:paraId="46A2FCC8" w14:textId="77777777" w:rsidR="009D091E" w:rsidRDefault="00285732">
      <w:r>
        <w:t>End of the probe.</w:t>
      </w:r>
    </w:p>
    <w:sectPr w:rsidR="009D091E"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7" w:author="CR-043 base" w:date="2026-10-16T00:00:00Z" w:initials="CB">
    <w:p w14:paraId="62B43CF7" w14:textId="4A3A23F2" w:rsidR="009D091E" w:rsidRDefault="005B485E">
      <w:r>
        <w:rPr>
          <w:rStyle w:val="CommentReference"/>
        </w:rPr>
        <w:annotationRef/>
      </w:r>
      <w:r w:rsidR="00285732">
        <w:t>C18 comment text, a word to delete:</w:t>
      </w:r>
      <w:r>
        <w:t xml:space="preserve"> C18 inserted.</w:t>
      </w:r>
      <w:r w:rsidR="00285732"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2B43CF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2B43CF7" w16cid:durableId="21E5811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6311F" w14:textId="77777777" w:rsidR="00285732" w:rsidRDefault="00285732">
      <w:pPr>
        <w:spacing w:after="0" w:line="240" w:lineRule="auto"/>
      </w:pPr>
      <w:r>
        <w:separator/>
      </w:r>
    </w:p>
  </w:endnote>
  <w:endnote w:type="continuationSeparator" w:id="0">
    <w:p w14:paraId="5EFA5C5F" w14:textId="77777777" w:rsidR="00285732" w:rsidRDefault="00285732">
      <w:pPr>
        <w:spacing w:after="0" w:line="240" w:lineRule="auto"/>
      </w:pPr>
      <w:r>
        <w:continuationSeparator/>
      </w:r>
    </w:p>
  </w:endnote>
  <w:endnote w:id="1">
    <w:p w14:paraId="7E071D98" w14:textId="77777777" w:rsidR="009D091E" w:rsidDel="005B485E" w:rsidRDefault="00285732">
      <w:pPr>
        <w:rPr>
          <w:del w:id="13" w:author="Author A" w:date="2026-10-16T10:17:00Z" w16du:dateUtc="2026-10-15T23:17:00Z"/>
        </w:rPr>
      </w:pPr>
      <w:del w:id="14" w:author="Author A" w:date="2026-10-16T10:17:00Z" w16du:dateUtc="2026-10-15T23:17:00Z">
        <w:r w:rsidDel="005B485E">
          <w:endnoteRef/>
        </w:r>
        <w:r w:rsidDel="005B485E">
          <w:delText xml:space="preserve"> C12 endnote text (its reference is deleted).</w:delText>
        </w:r>
      </w:del>
    </w:p>
  </w:endnote>
  <w:endnote w:id="2">
    <w:p w14:paraId="777B0C6A" w14:textId="34FDFFFE" w:rsidR="005B485E" w:rsidRPr="005B485E" w:rsidRDefault="005B485E">
      <w:pPr>
        <w:pStyle w:val="EndnoteText"/>
        <w:rPr>
          <w:lang w:val="en-AU"/>
          <w:rPrChange w:id="16" w:author="Author A" w:date="2026-10-16T10:17:00Z" w16du:dateUtc="2026-10-15T23:17:00Z">
            <w:rPr/>
          </w:rPrChange>
        </w:rPr>
      </w:pPr>
      <w:ins w:id="17" w:author="Author A" w:date="2026-10-16T10:17:00Z" w16du:dateUtc="2026-10-15T23:17:00Z">
        <w:r>
          <w:rPr>
            <w:rStyle w:val="EndnoteReference"/>
          </w:rPr>
          <w:endnoteRef/>
        </w:r>
        <w:r>
          <w:t xml:space="preserve"> </w:t>
        </w:r>
        <w:r>
          <w:rPr>
            <w:lang w:val="en-AU"/>
          </w:rPr>
          <w:t>C12b inserted endnote text.</w:t>
        </w:r>
      </w:ins>
    </w:p>
  </w:endnote>
  <w:endnote w:id="3">
    <w:p w14:paraId="72074D1F" w14:textId="3F8125C5" w:rsidR="009D091E" w:rsidRDefault="00285732">
      <w:r>
        <w:endnoteRef/>
      </w:r>
      <w:r>
        <w:t xml:space="preserve"> C21 endnote text, a word to delete:</w:t>
      </w:r>
      <w:del w:id="48" w:author="Author A" w:date="2026-10-16T10:17:00Z" w16du:dateUtc="2026-10-15T23:17:00Z">
        <w:r w:rsidDel="005B485E">
          <w:delText xml:space="preserve"> DELETEME</w:delText>
        </w:r>
      </w:del>
      <w:r>
        <w:t>. Inserted text goes at the end</w:t>
      </w:r>
      <w:ins w:id="49" w:author="Author A" w:date="2026-10-16T10:17:00Z" w16du:dateUtc="2026-10-15T23:17:00Z">
        <w:r w:rsidR="005B485E">
          <w:t xml:space="preserve"> C21 inserted.</w:t>
        </w:r>
      </w:ins>
      <w:r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F24B7" w14:textId="77777777" w:rsidR="005B485E" w:rsidRDefault="005B48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9C9E2" w14:textId="5E43B99D" w:rsidR="009D091E" w:rsidRDefault="00285732">
    <w:r>
      <w:t>C20 footer text, a word to delete:</w:t>
    </w:r>
    <w:del w:id="71" w:author="Author A" w:date="2026-10-16T10:17:00Z" w16du:dateUtc="2026-10-15T23:17:00Z">
      <w:r w:rsidDel="005B485E">
        <w:delText xml:space="preserve"> DELETEME</w:delText>
      </w:r>
    </w:del>
    <w:r>
      <w:t>. Inserted text goes at the end.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8A69" w14:textId="77777777" w:rsidR="005B485E" w:rsidRDefault="005B485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E9992" w14:textId="77777777" w:rsidR="005B485E" w:rsidRDefault="005B485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9B2C6" w14:textId="6E2D0B16" w:rsidR="005B485E" w:rsidRDefault="005B485E">
    <w:pPr>
      <w:pStyle w:val="Footer"/>
    </w:pPr>
    <w:ins w:id="74" w:author="Author A" w:date="2026-10-16T10:17:00Z" w16du:dateUtc="2026-10-15T23:17:00Z">
      <w:r>
        <w:t xml:space="preserve"> C20 inserted.</w:t>
      </w:r>
    </w:ins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D438" w14:textId="77777777" w:rsidR="005B485E" w:rsidRDefault="005B48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6B37C" w14:textId="77777777" w:rsidR="00285732" w:rsidRDefault="00285732">
      <w:pPr>
        <w:spacing w:after="0" w:line="240" w:lineRule="auto"/>
      </w:pPr>
      <w:r>
        <w:separator/>
      </w:r>
    </w:p>
  </w:footnote>
  <w:footnote w:type="continuationSeparator" w:id="0">
    <w:p w14:paraId="4BC01608" w14:textId="77777777" w:rsidR="00285732" w:rsidRDefault="00285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35C20" w14:textId="77777777" w:rsidR="005B485E" w:rsidRDefault="005B48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470CE" w14:textId="40BD358F" w:rsidR="009D091E" w:rsidRDefault="00285732">
    <w:r>
      <w:t>C19 header text, a word to delete:</w:t>
    </w:r>
    <w:del w:id="70" w:author="Author A" w:date="2026-10-16T10:17:00Z" w16du:dateUtc="2026-10-15T23:17:00Z">
      <w:r w:rsidDel="005B485E">
        <w:delText xml:space="preserve"> DELETEME</w:delText>
      </w:r>
    </w:del>
    <w:r>
      <w:t>. Inserted text goes at the end.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0D090" w14:textId="77777777" w:rsidR="005B485E" w:rsidRDefault="005B485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D2CFD" w14:textId="77777777" w:rsidR="005B485E" w:rsidRDefault="005B485E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B7FB" w14:textId="06767192" w:rsidR="005B485E" w:rsidRDefault="005B485E">
    <w:pPr>
      <w:pStyle w:val="Header"/>
    </w:pPr>
    <w:ins w:id="73" w:author="Author A" w:date="2026-10-16T10:17:00Z" w16du:dateUtc="2026-10-15T23:17:00Z">
      <w:r>
        <w:t xml:space="preserve"> C19 inserted.</w:t>
      </w:r>
    </w:ins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89077" w14:textId="77777777" w:rsidR="005B485E" w:rsidRDefault="005B485E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91E"/>
    <w:rsid w:val="00285732"/>
    <w:rsid w:val="005B485E"/>
    <w:rsid w:val="008B4CEF"/>
    <w:rsid w:val="009D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5AE8C"/>
  <w15:docId w15:val="{C85DB03E-6770-40BB-B897-91B73EC9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5B48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85E"/>
  </w:style>
  <w:style w:type="paragraph" w:styleId="Revision">
    <w:name w:val="Revision"/>
    <w:hidden/>
    <w:uiPriority w:val="99"/>
    <w:unhideWhenUsed/>
    <w:rsid w:val="005B485E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5B485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B485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B485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5B485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unhideWhenUsed/>
    <w:rsid w:val="005B48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eader" Target="header6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glossaryDocument" Target="glossary/document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24" Type="http://schemas.microsoft.com/office/2011/relationships/people" Target="people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footer" Target="footer4.xml"/><Relationship Id="rId4" Type="http://schemas.openxmlformats.org/officeDocument/2006/relationships/footnotes" Target="footnotes.xml"/><Relationship Id="rId9" Type="http://schemas.microsoft.com/office/2011/relationships/commentsExtended" Target="commentsExtended.xml"/><Relationship Id="rId14" Type="http://schemas.openxmlformats.org/officeDocument/2006/relationships/footer" Target="footer2.xml"/><Relationship Id="rId22" Type="http://schemas.openxmlformats.org/officeDocument/2006/relationships/footer" Target="footer6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D09DC-3863-4639-B1A4-3509D9CD0805}"/>
      </w:docPartPr>
      <w:docPartBody>
        <w:p w:rsidR="00A15678" w:rsidRDefault="00D36695">
          <w:r w:rsidRPr="00785AE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95"/>
    <w:rsid w:val="008B4CEF"/>
    <w:rsid w:val="00A15678"/>
    <w:rsid w:val="00D3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D3669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2026-10-15T23:17:00Z</dcterms:created>
  <dcterms:modified xsi:type="dcterms:W3CDTF">2026-10-15T23:17:00Z</dcterms:modified>
</cp:coreProperties>
</file>