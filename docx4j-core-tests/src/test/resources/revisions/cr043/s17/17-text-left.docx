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r>
        <w:t xml:space="preserve">CR-043 section 17 probe: the three paragraph-mark rules where text is left, and an emptied paragraph before a control (23 October 2026). Each case: BEGINn, the case, ENDn.</w:t>
      </w:r>
    </w:p>
    <w:p>
      <w:r>
        <w:t xml:space="preserve">BEGIN1 text left before a table: HEAD1A kept, HEAD1B deleted, the mark deleted, a table next</w:t>
      </w:r>
    </w:p>
    <w:p>
      <w:pPr>
        <w:pStyle w:val="Heading1"/>
        <w:rPr>
          <w:del w:id="102" w:author="Author A" w:date="2026-10-23T00:00:00Z"/>
        </w:rPr>
      </w:pPr>
      <w:r>
        <w:t xml:space="preserve">HEAD1A </w:t>
      </w:r>
      <w:del w:id="101" w:author="Author A" w:date="2026-10-23T00:00:00Z">
        <w:r>
          <w:delText xml:space="preserve">HEAD1B HEAD1C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T1R1C1</w:t>
            </w:r>
          </w:p>
        </w:tc>
        <w:tc>
          <w:tcPr>
            <w:tcW w:w="3000" w:type="dxa"/>
          </w:tcPr>
          <w:p>
            <w:r>
              <w:t xml:space="preserve">T1R1C2</w:t>
            </w:r>
          </w:p>
        </w:tc>
      </w:tr>
    </w:tbl>
    <w:p>
      <w:r>
        <w:t xml:space="preserve">END1</w:t>
      </w:r>
    </w:p>
    <w:p>
      <w:r>
        <w:t xml:space="preserve">BEGIN2 a control whose last paragraph keeps text: LIST2A kept, LIST2B deleted, the mark deleted</w:t>
      </w:r>
    </w:p>
    <w:sdt>
      <w:sdtPr>
        <w:alias w:val="Probe control 2"/>
        <w:tag w:val="Probe control 2"/>
        <w:id w:val="54105"/>
      </w:sdtPr>
      <w:sdtContent>
        <w:p>
          <w:r>
            <w:t xml:space="preserve">PLAIN2A in the control</w:t>
          </w:r>
        </w:p>
        <w:p>
          <w:pPr>
            <w:pStyle w:val="ListParagraph"/>
            <w:numPr>
              <w:ilvl w:val="0"/>
              <w:numId w:val="1"/>
            </w:numPr>
            <w:rPr>
              <w:del w:id="104" w:author="Author A" w:date="2026-10-23T00:00:00Z"/>
            </w:rPr>
          </w:pPr>
          <w:r>
            <w:t xml:space="preserve">LIST2A </w:t>
          </w:r>
          <w:del w:id="103" w:author="Author A" w:date="2026-10-23T00:00:00Z">
            <w:r>
              <w:delText xml:space="preserve">LIST2B LIST2C</w:delText>
            </w:r>
          </w:del>
        </w:p>
      </w:sdtContent>
    </w:sdt>
    <w:p>
      <w:r>
        <w:t xml:space="preserve">END2</w:t>
      </w:r>
    </w:p>
    <w:p>
      <w:r>
        <w:t xml:space="preserve">BEGIN3 an emptied paragraph before a control: HEAD3A HEAD3B deleted, the mark deleted, a control next</w:t>
      </w:r>
    </w:p>
    <w:p>
      <w:pPr>
        <w:pStyle w:val="Heading1"/>
        <w:rPr>
          <w:del w:id="107" w:author="Author A" w:date="2026-10-23T00:00:00Z"/>
        </w:rPr>
      </w:pPr>
      <w:del w:id="106" w:author="Author A" w:date="2026-10-23T00:00:00Z">
        <w:r>
          <w:delText xml:space="preserve">HEAD3A HEAD3B</w:delText>
        </w:r>
      </w:del>
    </w:p>
    <w:sdt>
      <w:sdtPr>
        <w:alias w:val="Probe control 3"/>
        <w:tag w:val="Probe control 3"/>
        <w:id w:val="54108"/>
      </w:sdtPr>
      <w:sdtContent>
        <w:p>
          <w:pPr>
            <w:jc w:val="center"/>
          </w:pPr>
          <w:r>
            <w:t xml:space="preserve">BODY3A in the control</w:t>
          </w:r>
        </w:p>
      </w:sdtContent>
    </w:sdt>
    <w:p>
      <w:r>
        <w:t xml:space="preserve">END3</w:t>
      </w:r>
    </w:p>
    <w:p>
      <w:r>
        <w:t xml:space="preserve">BEGIN4 an emptied last paragraph of a table cell: C4A deleted, the mark deleted; the cell keeps a paragraph?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C4 first paragraph kept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del w:id="110" w:author="Author A" w:date="2026-10-23T00:00:00Z"/>
              </w:rPr>
            </w:pPr>
            <w:del w:id="109" w:author="Author A" w:date="2026-10-23T00:00:00Z">
              <w:r>
                <w:delText xml:space="preserve">C4A C4B</w:delText>
              </w:r>
            </w:del>
          </w:p>
        </w:tc>
      </w:tr>
    </w:tbl>
    <w:p>
      <w:r>
        <w:t xml:space="preserve">END4</w:t>
      </w:r>
    </w:p>
    <w:p>
      <w:r>
        <w:t xml:space="preserve">BEGIN5 text left before a control whose first paragraph is a numbered item: HEAD5A kept, HEAD5B deleted, the mark deleted</w:t>
      </w:r>
    </w:p>
    <w:p>
      <w:pPr>
        <w:pStyle w:val="Heading1"/>
        <w:rPr>
          <w:del w:id="112" w:author="Author A" w:date="2026-10-23T00:00:00Z"/>
        </w:rPr>
      </w:pPr>
      <w:r>
        <w:t xml:space="preserve">HEAD5A </w:t>
      </w:r>
      <w:del w:id="111" w:author="Author A" w:date="2026-10-23T00:00:00Z">
        <w:r>
          <w:delText xml:space="preserve">HEAD5B HEAD5C</w:delText>
        </w:r>
      </w:del>
    </w:p>
    <w:sdt>
      <w:sdtPr>
        <w:alias w:val="Probe control 5"/>
        <w:tag w:val="Probe control 5"/>
        <w:id w:val="54113"/>
      </w:sdtPr>
      <w:sdtContent>
        <w:p>
          <w:pPr>
            <w:pStyle w:val="ListParagraph"/>
            <w:numPr>
              <w:ilvl w:val="0"/>
              <w:numId w:val="1"/>
            </w:numPr>
          </w:pPr>
          <w:r>
            <w:t xml:space="preserve">LIST5A in the control</w:t>
          </w:r>
        </w:p>
        <w:p>
          <w:r>
            <w:t xml:space="preserve">PLAIN5B in the control</w:t>
          </w:r>
        </w:p>
      </w:sdtContent>
    </w:sdt>
    <w:p>
      <w:r>
        <w:t xml:space="preserve">END5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b/>
      <w:sz w:val="32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