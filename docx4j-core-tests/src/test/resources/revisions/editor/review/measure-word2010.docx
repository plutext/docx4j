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7B5D" w:rsidRDefault="00073AA8">
      <w:pPr>
        <w:pStyle w:val="Title"/>
        <w:rPr>
          <w:rFonts w:hint="eastAsia"/>
        </w:rPr>
      </w:pPr>
      <w:r>
        <w:t>Measurements in Word for the docx4j editor (ED-005 section 9.2)</w:t>
      </w:r>
    </w:p>
    <w:p w:rsidR="00727B5D" w:rsidRDefault="00073AA8">
      <w:proofErr w:type="gramStart"/>
      <w:r>
        <w:rPr>
          <w:i/>
          <w:iCs/>
          <w:color w:val="1F4E79"/>
        </w:rPr>
        <w:t>Built by docx4j for E4.g.</w:t>
      </w:r>
      <w:proofErr w:type="gramEnd"/>
      <w:r>
        <w:rPr>
          <w:i/>
          <w:iCs/>
          <w:color w:val="1F4E79"/>
        </w:rPr>
        <w:t xml:space="preserve"> Each section asks one question of Word. Do sections 1 to 3 in Word 15 and save as measure-word15.docx; then, from this file again, do sections 1 to 3 in Word 2010 </w:t>
      </w:r>
      <w:r>
        <w:rPr>
          <w:i/>
          <w:iCs/>
          <w:color w:val="1F4E79"/>
        </w:rPr>
        <w:t>and save as measure-word2010.docx. Sections 4 and 5 are optional, in Word 15 only, and need screenshots rather than a save.</w:t>
      </w:r>
    </w:p>
    <w:p w:rsidR="00727B5D" w:rsidRDefault="00073AA8">
      <w:r>
        <w:rPr>
          <w:i/>
          <w:iCs/>
          <w:color w:val="1F4E79"/>
        </w:rPr>
        <w:t>Before you start: File &gt; Options &gt; General, User name "Author A", Initials "AA". Act only on the black text; never on a heading or t</w:t>
      </w:r>
      <w:r>
        <w:rPr>
          <w:i/>
          <w:iCs/>
          <w:color w:val="1F4E79"/>
        </w:rPr>
        <w:t>hese blue instructions. Accept and reject nothing.</w:t>
      </w:r>
    </w:p>
    <w:p w:rsidR="00727B5D" w:rsidRDefault="00073AA8">
      <w:pPr>
        <w:pStyle w:val="Heading1"/>
        <w:rPr>
          <w:rFonts w:hint="eastAsia"/>
        </w:rPr>
      </w:pPr>
      <w:r>
        <w:t>1. A comment on one word of a pending insertion</w:t>
      </w:r>
    </w:p>
    <w:p w:rsidR="00727B5D" w:rsidRDefault="00073AA8">
      <w:r>
        <w:rPr>
          <w:i/>
          <w:iCs/>
          <w:color w:val="1F4E79"/>
        </w:rPr>
        <w:t>The paragraph below is Claude's tracked insertion, not yet accepted. Select only the word "monthly" (double-click it), Review &gt; New Comment, and type "M1". T</w:t>
      </w:r>
      <w:r>
        <w:rPr>
          <w:i/>
          <w:iCs/>
          <w:color w:val="1F4E79"/>
        </w:rPr>
        <w:t>rack Changes may be on or off: Word does not track comments.</w:t>
      </w:r>
    </w:p>
    <w:p w:rsidR="00727B5D" w:rsidRDefault="00073AA8">
      <w:pPr>
        <w:rPr>
          <w:ins w:id="0" w:author="Claude" w:date="2026-09-30T13:34:00Z"/>
        </w:rPr>
      </w:pPr>
      <w:ins w:id="1" w:author="Claude" w:date="2026-09-30T13:34:00Z">
        <w:r>
          <w:t xml:space="preserve">The tenant pays rent </w:t>
        </w:r>
        <w:commentRangeStart w:id="2"/>
        <w:r>
          <w:t xml:space="preserve">monthly </w:t>
        </w:r>
      </w:ins>
      <w:commentRangeEnd w:id="2"/>
      <w:r>
        <w:rPr>
          <w:rStyle w:val="CommentReference"/>
        </w:rPr>
        <w:commentReference w:id="2"/>
      </w:r>
      <w:ins w:id="3" w:author="Claude" w:date="2026-09-30T13:34:00Z">
        <w:r>
          <w:t>in advance.</w:t>
        </w:r>
      </w:ins>
    </w:p>
    <w:p w:rsidR="00727B5D" w:rsidRDefault="00073AA8">
      <w:pPr>
        <w:pStyle w:val="Heading1"/>
        <w:rPr>
          <w:rFonts w:hint="eastAsia"/>
        </w:rPr>
      </w:pPr>
      <w:r>
        <w:t>2. Align Left with Track Changes off</w:t>
      </w:r>
    </w:p>
    <w:p w:rsidR="00727B5D" w:rsidRDefault="00073AA8">
      <w:r>
        <w:rPr>
          <w:i/>
          <w:iCs/>
          <w:color w:val="1F4E79"/>
        </w:rPr>
        <w:t xml:space="preserve">Make sure Review &gt; Track Changes is OFF. Click in the </w:t>
      </w:r>
      <w:proofErr w:type="spellStart"/>
      <w:r>
        <w:rPr>
          <w:i/>
          <w:iCs/>
          <w:color w:val="1F4E79"/>
        </w:rPr>
        <w:t>centred</w:t>
      </w:r>
      <w:proofErr w:type="spellEnd"/>
      <w:r>
        <w:rPr>
          <w:i/>
          <w:iCs/>
          <w:color w:val="1F4E79"/>
        </w:rPr>
        <w:t xml:space="preserve"> paragraph below and press </w:t>
      </w:r>
      <w:proofErr w:type="spellStart"/>
      <w:r>
        <w:rPr>
          <w:i/>
          <w:iCs/>
          <w:color w:val="1F4E79"/>
        </w:rPr>
        <w:t>Ctrl+L</w:t>
      </w:r>
      <w:proofErr w:type="spellEnd"/>
      <w:r>
        <w:rPr>
          <w:i/>
          <w:iCs/>
          <w:color w:val="1F4E79"/>
        </w:rPr>
        <w:t xml:space="preserve">. It is </w:t>
      </w:r>
      <w:proofErr w:type="spellStart"/>
      <w:r>
        <w:rPr>
          <w:i/>
          <w:iCs/>
          <w:color w:val="1F4E79"/>
        </w:rPr>
        <w:t>centred</w:t>
      </w:r>
      <w:proofErr w:type="spellEnd"/>
      <w:r>
        <w:rPr>
          <w:i/>
          <w:iCs/>
          <w:color w:val="1F4E79"/>
        </w:rPr>
        <w:t xml:space="preserve"> by its </w:t>
      </w:r>
      <w:r>
        <w:rPr>
          <w:i/>
          <w:iCs/>
          <w:color w:val="1F4E79"/>
        </w:rPr>
        <w:t>own formatting; its style (Normal) is left-aligned.</w:t>
      </w:r>
    </w:p>
    <w:p w:rsidR="00727B5D" w:rsidRDefault="00073AA8" w:rsidP="00073AA8">
      <w:r>
        <w:t xml:space="preserve">This paragraph is </w:t>
      </w:r>
      <w:proofErr w:type="spellStart"/>
      <w:r>
        <w:t>centred</w:t>
      </w:r>
      <w:proofErr w:type="spellEnd"/>
      <w:r>
        <w:t xml:space="preserve"> by direct formatting and then aligned left.</w:t>
      </w:r>
    </w:p>
    <w:p w:rsidR="00727B5D" w:rsidRDefault="00073AA8">
      <w:pPr>
        <w:pStyle w:val="Heading1"/>
        <w:rPr>
          <w:rFonts w:hint="eastAsia"/>
        </w:rPr>
      </w:pPr>
      <w:r>
        <w:t>3. New Comment at a caret, right to left and empty</w:t>
      </w:r>
    </w:p>
    <w:p w:rsidR="00727B5D" w:rsidRDefault="00073AA8">
      <w:r>
        <w:rPr>
          <w:i/>
          <w:iCs/>
          <w:color w:val="1F4E79"/>
        </w:rPr>
        <w:t>The two paragraphs below run right to left: two Hebrew words, the first on the righ</w:t>
      </w:r>
      <w:r>
        <w:rPr>
          <w:i/>
          <w:iCs/>
          <w:color w:val="1F4E79"/>
        </w:rPr>
        <w:t>t, one space between them. Do not select anything: click to put the caret where each step says, then Review &gt; New Comment.</w:t>
      </w:r>
    </w:p>
    <w:p w:rsidR="00727B5D" w:rsidRDefault="00073AA8">
      <w:r>
        <w:rPr>
          <w:i/>
          <w:iCs/>
          <w:color w:val="1F4E79"/>
        </w:rPr>
        <w:t xml:space="preserve">3a. </w:t>
      </w:r>
      <w:proofErr w:type="gramStart"/>
      <w:r>
        <w:rPr>
          <w:i/>
          <w:iCs/>
          <w:color w:val="1F4E79"/>
        </w:rPr>
        <w:t>In</w:t>
      </w:r>
      <w:proofErr w:type="gramEnd"/>
      <w:r>
        <w:rPr>
          <w:i/>
          <w:iCs/>
          <w:color w:val="1F4E79"/>
        </w:rPr>
        <w:t xml:space="preserve"> the first paragraph, click just to the left of the first (rightmost) word, so that the caret touches that word and the space i</w:t>
      </w:r>
      <w:r>
        <w:rPr>
          <w:i/>
          <w:iCs/>
          <w:color w:val="1F4E79"/>
        </w:rPr>
        <w:t xml:space="preserve">s on the caret's left. </w:t>
      </w:r>
      <w:proofErr w:type="gramStart"/>
      <w:r>
        <w:rPr>
          <w:i/>
          <w:iCs/>
          <w:color w:val="1F4E79"/>
        </w:rPr>
        <w:t>New Comment, type "M3a".</w:t>
      </w:r>
      <w:proofErr w:type="gramEnd"/>
    </w:p>
    <w:p w:rsidR="00727B5D" w:rsidRDefault="00073AA8">
      <w:pPr>
        <w:bidi/>
      </w:pPr>
      <w:proofErr w:type="spellStart"/>
      <w:r>
        <w:t>שלום</w:t>
      </w:r>
      <w:proofErr w:type="spellEnd"/>
      <w:r>
        <w:t xml:space="preserve"> </w:t>
      </w:r>
      <w:commentRangeStart w:id="4"/>
      <w:proofErr w:type="spellStart"/>
      <w:r>
        <w:t>עולם</w:t>
      </w:r>
      <w:commentRangeEnd w:id="4"/>
      <w:proofErr w:type="spellEnd"/>
      <w:r>
        <w:rPr>
          <w:rStyle w:val="CommentReference"/>
        </w:rPr>
        <w:commentReference w:id="4"/>
      </w:r>
    </w:p>
    <w:p w:rsidR="00727B5D" w:rsidRDefault="00073AA8">
      <w:r>
        <w:rPr>
          <w:i/>
          <w:iCs/>
          <w:color w:val="1F4E79"/>
        </w:rPr>
        <w:t xml:space="preserve">3b. </w:t>
      </w:r>
      <w:proofErr w:type="gramStart"/>
      <w:r>
        <w:rPr>
          <w:i/>
          <w:iCs/>
          <w:color w:val="1F4E79"/>
        </w:rPr>
        <w:t>In</w:t>
      </w:r>
      <w:proofErr w:type="gramEnd"/>
      <w:r>
        <w:rPr>
          <w:i/>
          <w:iCs/>
          <w:color w:val="1F4E79"/>
        </w:rPr>
        <w:t xml:space="preserve"> the second paragraph, click just to the right of the second (leftmost) word, so that the caret touches that word and the space is on the caret's right. </w:t>
      </w:r>
      <w:proofErr w:type="gramStart"/>
      <w:r>
        <w:rPr>
          <w:i/>
          <w:iCs/>
          <w:color w:val="1F4E79"/>
        </w:rPr>
        <w:t>New Comment, type "M3b".</w:t>
      </w:r>
      <w:proofErr w:type="gramEnd"/>
    </w:p>
    <w:p w:rsidR="00727B5D" w:rsidRDefault="00073AA8">
      <w:pPr>
        <w:bidi/>
      </w:pPr>
      <w:commentRangeStart w:id="5"/>
      <w:proofErr w:type="spellStart"/>
      <w:r>
        <w:t>שלום</w:t>
      </w:r>
      <w:commentRangeEnd w:id="5"/>
      <w:proofErr w:type="spellEnd"/>
      <w:r>
        <w:rPr>
          <w:rStyle w:val="CommentReference"/>
        </w:rPr>
        <w:commentReference w:id="5"/>
      </w:r>
      <w:r>
        <w:t xml:space="preserve"> </w:t>
      </w:r>
      <w:proofErr w:type="spellStart"/>
      <w:r>
        <w:t>עולם</w:t>
      </w:r>
      <w:proofErr w:type="spellEnd"/>
    </w:p>
    <w:p w:rsidR="00727B5D" w:rsidRDefault="00073AA8">
      <w:r>
        <w:rPr>
          <w:i/>
          <w:iCs/>
          <w:color w:val="1F4E79"/>
        </w:rPr>
        <w:t xml:space="preserve">3c. </w:t>
      </w:r>
      <w:r>
        <w:rPr>
          <w:i/>
          <w:iCs/>
          <w:color w:val="1F4E79"/>
        </w:rPr>
        <w:t>Click in the empty paragraph below (between the two lines of dashes), New Comment, type "M3c".</w:t>
      </w:r>
    </w:p>
    <w:p w:rsidR="00727B5D" w:rsidRDefault="00073AA8">
      <w:r>
        <w:t>- - -</w:t>
      </w:r>
    </w:p>
    <w:p w:rsidR="00727B5D" w:rsidRDefault="00073AA8">
      <w:r>
        <w:rPr>
          <w:rStyle w:val="CommentReference"/>
        </w:rPr>
        <w:lastRenderedPageBreak/>
        <w:commentReference w:id="6"/>
      </w:r>
    </w:p>
    <w:p w:rsidR="00727B5D" w:rsidRDefault="00073AA8">
      <w:r>
        <w:t>- - -</w:t>
      </w:r>
    </w:p>
    <w:p w:rsidR="00727B5D" w:rsidRDefault="00073AA8">
      <w:pPr>
        <w:pStyle w:val="Heading1"/>
        <w:rPr>
          <w:rFonts w:hint="eastAsia"/>
        </w:rPr>
      </w:pPr>
      <w:r>
        <w:t>4. Optional: No Markup over a deleted paragraph mark</w:t>
      </w:r>
    </w:p>
    <w:p w:rsidR="00727B5D" w:rsidRDefault="00073AA8">
      <w:r>
        <w:rPr>
          <w:i/>
          <w:iCs/>
          <w:color w:val="1F4E79"/>
        </w:rPr>
        <w:t>Turn Track Changes ON. Click at the very end of the heading "A heading joined to the next parag</w:t>
      </w:r>
      <w:r>
        <w:rPr>
          <w:i/>
          <w:iCs/>
          <w:color w:val="1F4E79"/>
        </w:rPr>
        <w:t>raph" and press Delete, so that its paragraph mark is deleted. Then Review &gt; Display for Review &gt; No Markup, take a screenshot of the two lines, and go back to All Markup.</w:t>
      </w:r>
    </w:p>
    <w:p w:rsidR="00727B5D" w:rsidRDefault="00073AA8">
      <w:pPr>
        <w:pStyle w:val="Heading2"/>
        <w:rPr>
          <w:rFonts w:hint="eastAsia"/>
        </w:rPr>
      </w:pPr>
      <w:r>
        <w:t>A heading joined to the next paragraph</w:t>
      </w:r>
    </w:p>
    <w:p w:rsidR="00727B5D" w:rsidRDefault="00073AA8">
      <w:proofErr w:type="gramStart"/>
      <w:r>
        <w:t>The body paragraph after the heading.</w:t>
      </w:r>
      <w:proofErr w:type="gramEnd"/>
    </w:p>
    <w:p w:rsidR="00727B5D" w:rsidRDefault="00073AA8">
      <w:pPr>
        <w:pStyle w:val="Heading1"/>
        <w:rPr>
          <w:rFonts w:hint="eastAsia"/>
        </w:rPr>
      </w:pPr>
      <w:r>
        <w:t>5. Opti</w:t>
      </w:r>
      <w:r>
        <w:t>onal: Original over a formatting change</w:t>
      </w:r>
    </w:p>
    <w:p w:rsidR="00727B5D" w:rsidRDefault="00073AA8">
      <w:r>
        <w:rPr>
          <w:i/>
          <w:iCs/>
          <w:color w:val="1F4E79"/>
        </w:rPr>
        <w:t>With Track Changes ON, make the word "bold" below bold. Then Review &gt; Display for Review &gt; Original, take a screenshot of the line, and go back to All Markup.</w:t>
      </w:r>
    </w:p>
    <w:p w:rsidR="00727B5D" w:rsidRDefault="00073AA8">
      <w:r>
        <w:t>This word becomes bold with tracking on.</w:t>
      </w:r>
    </w:p>
    <w:sectPr w:rsidR="00727B5D">
      <w:pgSz w:w="11907" w:h="16839" w:code="9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2" w:author="Author A" w:date="2026-09-30T17:35:00Z" w:initials="AA">
    <w:p w:rsidR="00073AA8" w:rsidRDefault="00073AA8">
      <w:pPr>
        <w:pStyle w:val="CommentText"/>
      </w:pPr>
      <w:r>
        <w:rPr>
          <w:rStyle w:val="CommentReference"/>
        </w:rPr>
        <w:annotationRef/>
      </w:r>
      <w:r>
        <w:t>M1</w:t>
      </w:r>
    </w:p>
  </w:comment>
  <w:comment w:id="4" w:author="Author A" w:date="2026-09-30T17:36:00Z" w:initials="AA">
    <w:p w:rsidR="00073AA8" w:rsidRDefault="00073AA8">
      <w:pPr>
        <w:pStyle w:val="CommentText"/>
      </w:pPr>
      <w:r>
        <w:rPr>
          <w:rStyle w:val="CommentReference"/>
        </w:rPr>
        <w:annotationRef/>
      </w:r>
      <w:r>
        <w:t>M3a</w:t>
      </w:r>
    </w:p>
  </w:comment>
  <w:comment w:id="5" w:author="Author A" w:date="2026-09-30T17:37:00Z" w:initials="AA">
    <w:p w:rsidR="00073AA8" w:rsidRDefault="00073AA8">
      <w:pPr>
        <w:pStyle w:val="CommentText"/>
      </w:pPr>
      <w:r>
        <w:rPr>
          <w:rStyle w:val="CommentReference"/>
        </w:rPr>
        <w:annotationRef/>
      </w:r>
      <w:r>
        <w:t>M3b</w:t>
      </w:r>
    </w:p>
  </w:comment>
  <w:comment w:id="6" w:author="Author A" w:date="2026-09-30T17:37:00Z" w:initials="AA">
    <w:p w:rsidR="00073AA8" w:rsidRDefault="00073AA8">
      <w:pPr>
        <w:pStyle w:val="CommentText"/>
      </w:pPr>
      <w:r>
        <w:rPr>
          <w:rStyle w:val="CommentReference"/>
        </w:rPr>
        <w:annotationRef/>
      </w:r>
      <w:r>
        <w:t>M3c</w:t>
      </w:r>
      <w:bookmarkStart w:id="7" w:name="_GoBack"/>
      <w:bookmarkEnd w:id="7"/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Times New Roman"/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7B5D"/>
    <w:rsid w:val="00073AA8"/>
    <w:rsid w:val="00727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Emphasis" w:semiHidden="0" w:uiPriority="20" w:unhideWhenUsed="0" w:qFormat="1"/>
    <w:lsdException w:name="Table Grid" w:semiHidden="0" w:uiPriority="59" w:unhideWhenUsed="0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073AA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73AA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73AA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3AA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3AA8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3A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3AA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Emphasis" w:semiHidden="0" w:uiPriority="20" w:unhideWhenUsed="0" w:qFormat="1"/>
    <w:lsdException w:name="Table Grid" w:semiHidden="0" w:uiPriority="59" w:unhideWhenUsed="0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073AA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73AA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73AA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3AA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3AA8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3A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3AA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comments" Target="comment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379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jharrop</dc:creator>
  <cp:lastModifiedBy>Author A</cp:lastModifiedBy>
  <cp:revision>2</cp:revision>
  <dcterms:created xsi:type="dcterms:W3CDTF">2026-09-30T07:37:00Z</dcterms:created>
  <dcterms:modified xsi:type="dcterms:W3CDTF">2026-09-30T07:37:00Z</dcterms:modified>
</cp:coreProperties>
</file>