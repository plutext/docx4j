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commentsIds.xml" ContentType="application/vnd.openxmlformats-officedocument.wordprocessingml.commentsId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>
  <w:body>
    <w:p>
      <w:pPr>
        <w:pStyle w:val="Title"/>
      </w:pPr>
      <w:r>
        <w:t>Review file for Word (ED-005 section 9.2)</w:t>
      </w:r>
    </w:p>
    <w:p>
      <w:r>
        <w:t>Made by the docx4j editor in a room: its revisions by Author A and Author B through the editor, and by Claude through the companion's tools. Compare Word's Reviewing Pane with review-for-word.txt, save this file untouched, then Accept All and save, then Reject All and save.</w:t>
      </w:r>
    </w:p>
    <w:p>
      <w:pPr>
        <w:pStyle w:val="Heading1"/>
      </w:pPr>
      <w:r>
        <w:t>1. Text inserted and deleted by two authors</w:t>
      </w:r>
    </w:p>
    <w:p>
      <w:r>
        <w:t xml:space="preserve">The quick brown fox jumps over the </w:t>
      </w:r>
      <w:ins w:id="1" w16du:dateUtc="2026-09-30T03:34:00Z" w:author="Author A" w:date="2026-09-30T13:34:00Z">
        <w:r>
          <w:t xml:space="preserve">very </w:t>
        </w:r>
      </w:ins>
      <w:r>
        <w:t xml:space="preserve">lazy dog near the </w:t>
      </w:r>
      <w:del w:id="2" w16du:dateUtc="2026-09-30T03:34:00Z" w:author="Author B" w:date="2026-09-30T13:34:00Z">
        <w:r>
          <w:delText xml:space="preserve">old </w:delText>
        </w:r>
      </w:del>
      <w:r>
        <w:t>stone bridge.</w:t>
      </w:r>
    </w:p>
    <w:p>
      <w:pPr>
        <w:pStyle w:val="Heading1"/>
      </w:pPr>
      <w:r>
        <w:t>2. An insertion deleted by another author</w:t>
      </w:r>
    </w:p>
    <w:p>
      <w:r>
        <w:t xml:space="preserve">Cows graze in the </w:t>
      </w:r>
      <w:ins w:id="3" w16du:dateUtc="2026-09-30T03:34:00Z" w:author="Author A" w:date="2026-09-30T13:34:00Z">
        <w:del w:id="4" w16du:dateUtc="2026-09-30T03:34:00Z" w:author="Author B" w:date="2026-09-30T13:34:00Z">
          <w:r>
            <w:delText xml:space="preserve">green </w:delText>
          </w:r>
        </w:del>
      </w:ins>
      <w:r>
        <w:t>field beside the river.</w:t>
      </w:r>
    </w:p>
    <w:p>
      <w:pPr>
        <w:pStyle w:val="Heading1"/>
      </w:pPr>
      <w:r>
        <w:t>3. Typed over a selection</w:t>
      </w:r>
    </w:p>
    <w:p>
      <w:r>
        <w:t xml:space="preserve">The notice period is </w:t>
      </w:r>
      <w:del w:id="5" w16du:dateUtc="2026-09-30T03:34:00Z" w:author="Author A" w:date="2026-09-30T13:34:00Z">
        <w:r>
          <w:delText>7 days</w:delText>
        </w:r>
      </w:del>
      <w:ins w:id="6" w16du:dateUtc="2026-09-30T03:34:00Z" w:author="Author A" w:date="2026-09-30T13:34:00Z">
        <w:r>
          <w:t>14 days</w:t>
        </w:r>
      </w:ins>
      <w:r>
        <w:t xml:space="preserve"> from delivery.</w:t>
      </w:r>
    </w:p>
    <w:p>
      <w:pPr>
        <w:pStyle w:val="Heading1"/>
      </w:pPr>
      <w:r>
        <w:t>4. Run formatting changed</w:t>
      </w:r>
    </w:p>
    <w:p>
      <w:r>
        <w:t xml:space="preserve">The word </w:t>
      </w:r>
      <w:r>
        <w:rPr>
          <w:b/>
          <w:bCs/>
          <w:rPrChange w:id="7" w16du:dateUtc="2026-09-30T03:34:00Z" w:author="Author A" w:date="2026-09-30T13:34:00Z">
            <w:rPr/>
          </w:rPrChange>
        </w:rPr>
        <w:t>alpha</w:t>
      </w:r>
      <w:r>
        <w:t xml:space="preserve"> becomes bold and the word </w:t>
      </w:r>
      <w:r>
        <w:rPr>
          <w:sz w:val="32"/>
          <w:szCs w:val="32"/>
          <w:rPrChange w:id="8" w16du:dateUtc="2026-09-30T03:34:00Z" w:author="Author B" w:date="2026-09-30T13:34:00Z">
            <w:rPr/>
          </w:rPrChange>
        </w:rPr>
        <w:t>bravo</w:t>
      </w:r>
      <w:r>
        <w:t xml:space="preserve"> becomes larger.</w:t>
      </w:r>
    </w:p>
    <w:p>
      <w:pPr>
        <w:pStyle w:val="Heading1"/>
      </w:pPr>
      <w:r>
        <w:t>5. Paragraph properties changed</w:t>
      </w:r>
    </w:p>
    <w:p>
      <w:pPr>
        <w:jc w:val="center"/>
        <w:pPrChange w:id="9" w16du:dateUtc="2026-09-30T03:34:00Z" w:author="Author A" w:date="2026-09-30T13:34:00Z">
          <w:pPr/>
        </w:pPrChange>
      </w:pPr>
      <w:r>
        <w:t>Centre this paragraph.</w:t>
      </w:r>
    </w:p>
    <w:p>
      <w:pPr>
        <w:ind w:left="720"/>
        <w:pPrChange w:id="10" w16du:dateUtc="2026-09-30T03:34:00Z" w:author="Author B" w:date="2026-09-30T13:34:00Z">
          <w:pPr/>
        </w:pPrChange>
      </w:pPr>
      <w:r>
        <w:t>Indent this paragraph.</w:t>
      </w:r>
    </w:p>
    <w:p>
      <w:pPr>
        <w:pStyle w:val="Heading2"/>
        <w:pPrChange w:id="11" w16du:dateUtc="2026-09-30T03:34:00Z" w:author="Author A" w:date="2026-09-30T13:34:00Z">
          <w:pPr/>
        </w:pPrChange>
      </w:pPr>
      <w:r>
        <w:t>Give this paragraph the style Heading 2.</w:t>
      </w:r>
    </w:p>
    <w:p>
      <w:pPr>
        <w:pStyle w:val="Heading2"/>
      </w:pPr>
      <w:r>
        <w:t>A Heading 2 already in the file, for comparison</w:t>
      </w:r>
    </w:p>
    <w:p>
      <w:pPr>
        <w:pStyle w:val="Heading1"/>
      </w:pPr>
      <w:r>
        <w:t>6. Paragraph marks inserted and deleted</w:t>
      </w:r>
    </w:p>
    <w:p>
      <w:pPr>
        <w:rPr>
          <w:ins w:id="12" w16du:dateUtc="2026-09-30T03:34:00Z" w:author="Author A" w:date="2026-09-30T13:34:00Z"/>
        </w:rPr>
      </w:pPr>
      <w:r>
        <w:t>Split this paragraph after the colon:</w:t>
      </w:r>
    </w:p>
    <w:p>
      <w:r>
        <w:t xml:space="preserve"> the rest becomes a paragraph of its own.</w:t>
      </w:r>
    </w:p>
    <w:p>
      <w:pPr>
        <w:rPr>
          <w:del w:id="13" w16du:dateUtc="2026-09-30T03:34:00Z" w:author="Author B" w:date="2026-09-30T13:34:00Z"/>
        </w:rPr>
      </w:pPr>
      <w:r>
        <w:t>Join this paragraph with the next one.</w:t>
      </w:r>
    </w:p>
    <w:p>
      <w:r>
        <w:t>This is the paragraph it joins.</w:t>
      </w:r>
    </w:p>
    <w:p>
      <w:pPr>
        <w:pStyle w:val="Heading1"/>
      </w:pPr>
      <w:r>
        <w:t>7. Table rows inserted and deleted</w:t>
      </w:r>
    </w:p>
    <w:tbl>
      <w:tblPr>
        <w:tblStyle w:val="TableGrid"/>
        <w:tblW w:type="dxa" w:w="9027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Row</w:t>
            </w:r>
          </w:p>
        </w:tc>
        <w:tc>
          <w:tcPr>
            <w:tcW w:type="dxa" w:w="3009"/>
          </w:tcPr>
          <w:p>
            <w:r>
              <w:t>Action</w:t>
            </w:r>
          </w:p>
        </w:tc>
        <w:tc>
          <w:tcPr>
            <w:tcW w:type="dxa" w:w="3009"/>
          </w:tcPr>
          <w:p>
            <w:r>
              <w:t>Note</w:t>
            </w:r>
          </w:p>
        </w:tc>
      </w:tr>
      <w:tr>
        <w:tc>
          <w:tcPr>
            <w:tcW w:type="dxa" w:w="3009"/>
          </w:tcPr>
          <w:p>
            <w:r>
              <w:t>1</w:t>
            </w:r>
          </w:p>
        </w:tc>
        <w:tc>
          <w:tcPr>
            <w:tcW w:type="dxa" w:w="3009"/>
          </w:tcPr>
          <w:p>
            <w:r>
              <w:t>Keep</w:t>
            </w:r>
          </w:p>
        </w:tc>
        <w:tc>
          <w:tcPr>
            <w:tcW w:type="dxa" w:w="3009"/>
          </w:tcPr>
          <w:p>
            <w:r>
              <w:t>stays</w:t>
            </w:r>
          </w:p>
        </w:tc>
      </w:tr>
      <w:tr>
        <w:tc>
          <w:tcPr>
            <w:tcW w:type="dxa" w:w="3009"/>
          </w:tcPr>
          <w:p>
            <w:r>
              <w:t>2</w:t>
            </w:r>
          </w:p>
        </w:tc>
        <w:tc>
          <w:tcPr>
            <w:tcW w:type="dxa" w:w="3009"/>
          </w:tcPr>
          <w:p>
            <w:r>
              <w:t>Keep</w:t>
            </w:r>
          </w:p>
        </w:tc>
        <w:tc>
          <w:tcPr>
            <w:tcW w:type="dxa" w:w="3009"/>
          </w:tcPr>
          <w:p>
            <w:r>
              <w:t>a row goes below this one</w:t>
            </w:r>
          </w:p>
        </w:tc>
      </w:tr>
      <w:tr>
        <w:trPr>
          <w:ins w:id="14" w16du:dateUtc="2026-09-30T03:34:00Z" w:author="Author A" w:date="2026-09-30T13:34:00Z"/>
        </w:trPr>
        <w:tc>
          <w:p>
            <w:pPr>
              <w:rPr>
                <w:ins w:id="15" w16du:dateUtc="2026-09-30T03:34:00Z" w:author="Author A" w:date="2026-09-30T13:34:00Z"/>
              </w:rPr>
            </w:pPr>
            <w:ins w:id="16" w16du:dateUtc="2026-09-30T03:34:00Z" w:author="Author A" w:date="2026-09-30T13:34:00Z">
              <w:r>
                <w:t>new</w:t>
              </w:r>
            </w:ins>
          </w:p>
        </w:tc>
        <w:tc>
          <w:p>
            <w:pPr>
              <w:rPr>
                <w:ins w:id="17" w16du:dateUtc="2026-09-30T03:34:00Z" w:author="Author A" w:date="2026-09-30T13:34:00Z"/>
              </w:rPr>
            </w:pPr>
            <w:ins w:id="18" w16du:dateUtc="2026-09-30T03:34:00Z" w:author="Author A" w:date="2026-09-30T13:34:00Z">
              <w:r>
                <w:t>new</w:t>
              </w:r>
            </w:ins>
          </w:p>
        </w:tc>
        <w:tc>
          <w:p>
            <w:pPr>
              <w:rPr>
                <w:ins w:id="19" w16du:dateUtc="2026-09-30T03:34:00Z" w:author="Author A" w:date="2026-09-30T13:34:00Z"/>
              </w:rPr>
            </w:pPr>
            <w:ins w:id="20" w16du:dateUtc="2026-09-30T03:34:00Z" w:author="Author A" w:date="2026-09-30T13:34:00Z">
              <w:r>
                <w:t>new</w:t>
              </w:r>
            </w:ins>
          </w:p>
        </w:tc>
      </w:tr>
      <w:tr>
        <w:trPr>
          <w:del w:id="21" w16du:dateUtc="2026-09-30T03:34:00Z" w:author="Author B" w:date="2026-09-30T13:34:00Z"/>
        </w:trPr>
        <w:tc>
          <w:tcPr>
            <w:tcW w:type="dxa" w:w="3009"/>
          </w:tcPr>
          <w:p>
            <w:pPr>
              <w:rPr>
                <w:del w:id="22" w16du:dateUtc="2026-09-30T03:34:00Z" w:author="Author B" w:date="2026-09-30T13:34:00Z"/>
              </w:rPr>
            </w:pPr>
            <w:del w:id="23" w16du:dateUtc="2026-09-30T03:34:00Z" w:author="Author B" w:date="2026-09-30T13:34:00Z">
              <w:r>
                <w:delText>3</w:delText>
              </w:r>
            </w:del>
          </w:p>
        </w:tc>
        <w:tc>
          <w:tcPr>
            <w:tcW w:type="dxa" w:w="3009"/>
          </w:tcPr>
          <w:p>
            <w:pPr>
              <w:rPr>
                <w:del w:id="24" w16du:dateUtc="2026-09-30T03:34:00Z" w:author="Author B" w:date="2026-09-30T13:34:00Z"/>
              </w:rPr>
            </w:pPr>
            <w:del w:id="25" w16du:dateUtc="2026-09-30T03:34:00Z" w:author="Author B" w:date="2026-09-30T13:34:00Z">
              <w:r>
                <w:delText>Delete</w:delText>
              </w:r>
            </w:del>
          </w:p>
        </w:tc>
        <w:tc>
          <w:tcPr>
            <w:tcW w:type="dxa" w:w="3009"/>
          </w:tcPr>
          <w:p>
            <w:pPr>
              <w:rPr>
                <w:del w:id="26" w16du:dateUtc="2026-09-30T03:34:00Z" w:author="Author B" w:date="2026-09-30T13:34:00Z"/>
              </w:rPr>
            </w:pPr>
            <w:del w:id="27" w16du:dateUtc="2026-09-30T03:34:00Z" w:author="Author B" w:date="2026-09-30T13:34:00Z">
              <w:r>
                <w:delText>this row is deleted</w:delText>
              </w:r>
            </w:del>
          </w:p>
        </w:tc>
      </w:tr>
    </w:tbl>
    <w:p>
      <w:r>
        <w:t>The paragraph after the table.</w:t>
      </w:r>
    </w:p>
    <w:p>
      <w:pPr>
        <w:pStyle w:val="Heading1"/>
      </w:pPr>
      <w:r>
        <w:t>8. Inline items inserted and deleted</w:t>
      </w:r>
    </w:p>
    <w:p>
      <w:r>
        <w:t>Left</w:t>
      </w:r>
      <w:del w:id="28" w16du:dateUtc="2026-09-30T03:34:00Z" w:author="Author A" w:date="2026-09-30T13:34:00Z">
        <w:r>
          <w:tab/>
        </w:r>
      </w:del>
      <w:r>
        <w:t>right: the tab between them is deleted. A tab goes after this colon:</w:t>
      </w:r>
      <w:ins w:id="29" w16du:dateUtc="2026-09-30T03:34:00Z" w:author="Author A" w:date="2026-09-30T13:34:00Z">
        <w:r>
          <w:tab/>
        </w:r>
      </w:ins>
      <w:r>
        <w:t xml:space="preserve"> and a footnote at the end of this sentence</w:t>
      </w:r>
      <w:ins w:id="30" w16du:dateUtc="2026-09-30T03:34:00Z" w:author="Author B" w:date="2026-09-30T13:34:00Z">
        <w:r>
          <w:rPr>
            <w:rStyle w:val="FootnoteReference"/>
          </w:rPr>
          <w:footnoteReference w:id="1"/>
        </w:r>
      </w:ins>
      <w:r>
        <w:t>.</w:t>
      </w:r>
    </w:p>
    <w:p>
      <w:r>
        <w:t>The footnote on this sentence is deleted</w:t>
      </w:r>
      <w:del w:id="31" w16du:dateUtc="2026-09-30T03:34:00Z" w:author="Author B" w:date="2026-09-30T13:34:00Z">
        <w:r>
          <w:rPr>
            <w:rStyle w:val="FootnoteReference"/>
          </w:rPr>
          <w:footnoteReference w:id="2"/>
        </w:r>
      </w:del>
      <w:r>
        <w:t>.</w:t>
      </w:r>
    </w:p>
    <w:p>
      <w:pPr>
        <w:pStyle w:val="Heading1"/>
      </w:pPr>
      <w:r>
        <w:t>9. A list started, and a link</w:t>
      </w:r>
    </w:p>
    <w:p>
      <w:pPr>
        <w:numPr>
          <w:ilvl w:val="0"/>
          <w:numId w:val="1271868263"/>
        </w:numPr>
        <w:pPrChange w:id="32" w16du:dateUtc="2026-09-30T03:34:00Z" w:author="Author A" w:date="2026-09-30T13:34:00Z">
          <w:pPr/>
        </w:pPrChange>
      </w:pPr>
      <w:r>
        <w:t>This paragraph becomes a numbered list item.</w:t>
      </w:r>
    </w:p>
    <w:p>
      <w:r>
        <w:t xml:space="preserve">The </w:t>
      </w:r>
      <w:hyperlink r:id="rId73y8v6wm" w:history="true">
        <w:r>
          <w:rPr>
            <w:rStyle w:val="Hyperlink"/>
            <w:rPrChange w:id="33" w16du:dateUtc="2026-09-30T03:34:00Z" w:author="Author B" w:date="2026-09-30T13:34:00Z">
              <w:rPr/>
            </w:rPrChange>
          </w:rPr>
          <w:t>docx4j site</w:t>
        </w:r>
      </w:hyperlink>
      <w:r>
        <w:t xml:space="preserve"> is linked here.</w:t>
      </w:r>
    </w:p>
    <w:p>
      <w:pPr>
        <w:pStyle w:val="Heading1"/>
      </w:pPr>
      <w:r>
        <w:t>10. Replace all</w:t>
      </w:r>
    </w:p>
    <w:p>
      <w:r>
        <w:t xml:space="preserve">The </w:t>
      </w:r>
      <w:del w:id="34" w16du:dateUtc="2026-09-30T03:34:00Z" w:author="Author B" w:date="2026-09-30T13:34:00Z">
        <w:r>
          <w:delText>colour</w:delText>
        </w:r>
      </w:del>
      <w:ins w:id="35" w16du:dateUtc="2026-09-30T03:34:00Z" w:author="Author B" w:date="2026-09-30T13:34:00Z">
        <w:r>
          <w:t>color</w:t>
        </w:r>
      </w:ins>
      <w:r>
        <w:t xml:space="preserve"> of the sky and the </w:t>
      </w:r>
      <w:del w:id="36" w16du:dateUtc="2026-09-30T03:34:00Z" w:author="Author B" w:date="2026-09-30T13:34:00Z">
        <w:r>
          <w:delText>colour</w:delText>
        </w:r>
      </w:del>
      <w:ins w:id="37" w16du:dateUtc="2026-09-30T03:34:00Z" w:author="Author B" w:date="2026-09-30T13:34:00Z">
        <w:r>
          <w:t>color</w:t>
        </w:r>
      </w:ins>
      <w:r>
        <w:t xml:space="preserve"> of the sea.</w:t>
      </w:r>
    </w:p>
    <w:p>
      <w:pPr>
        <w:pStyle w:val="Heading1"/>
      </w:pPr>
      <w:r>
        <w:t>11. The parts, changed through the parts panel (untracked)</w:t>
      </w:r>
    </w:p>
    <w:p>
      <w:r>
        <w:t xml:space="preserve">The headings' </w:t>
      </w:r>
      <w:del w:id="38" w16du:dateUtc="2026-09-30T03:34:00Z" w:author="Author B" w:date="2026-09-30T13:34:00Z">
        <w:r>
          <w:delText>colour</w:delText>
        </w:r>
      </w:del>
      <w:ins w:id="39" w16du:dateUtc="2026-09-30T03:34:00Z" w:author="Author B" w:date="2026-09-30T13:34:00Z">
        <w:r>
          <w:t>color</w:t>
        </w:r>
      </w:ins>
      <w:r>
        <w:t>, the numbering format of the list below and the default tab stop were changed by an Apply, which Word does not track.</w:t>
      </w:r>
    </w:p>
    <w:p>
      <w:pPr>
        <w:numPr>
          <w:ilvl w:val="0"/>
          <w:numId w:val="3"/>
        </w:numPr>
      </w:pPr>
      <w:r>
        <w:t>The first item of a list the engine made.</w:t>
      </w:r>
    </w:p>
    <w:p>
      <w:pPr>
        <w:numPr>
          <w:ilvl w:val="0"/>
          <w:numId w:val="3"/>
        </w:numPr>
      </w:pPr>
      <w:r>
        <w:t>The second item.</w:t>
      </w:r>
    </w:p>
    <w:p>
      <w:pPr>
        <w:pStyle w:val="Heading1"/>
      </w:pPr>
      <w:r>
        <w:t>12. The agent's edits</w:t>
      </w:r>
    </w:p>
    <w:p>
      <w:pPr>
        <w:rPr>
          <w:del w:id="47" w16du:dateUtc="2026-09-30T03:34:00Z" w:author="Claude" w:date="2026-09-30T13:34:00Z"/>
        </w:rPr>
      </w:pPr>
      <w:del w:id="46" w16du:dateUtc="2026-09-30T03:34:00Z" w:author="Claude" w:date="2026-09-30T13:34:00Z">
        <w:r>
          <w:delText>The tenant pays rent monthly in arrears.</w:delText>
        </w:r>
      </w:del>
    </w:p>
    <w:p>
      <w:pPr>
        <w:pStyle w:val="Heading2"/>
        <w:rPr>
          <w:ins w:id="40" w16du:dateUtc="2026-09-30T03:34:00Z" w:author="Claude" w:date="2026-09-30T13:34:00Z"/>
        </w:rPr>
      </w:pPr>
      <w:ins w:id="41" w16du:dateUtc="2026-09-30T03:34:00Z" w:author="Claude" w:date="2026-09-30T13:34:00Z">
        <w:r>
          <w:t>Rent</w:t>
        </w:r>
      </w:ins>
    </w:p>
    <w:p>
      <w:pPr>
        <w:rPr>
          <w:ins w:id="42" w16du:dateUtc="2026-09-30T03:34:00Z" w:author="Claude" w:date="2026-09-30T13:34:00Z"/>
        </w:rPr>
      </w:pPr>
      <w:commentRangeStart w:id="0"/>
      <w:ins w:id="43" w16du:dateUtc="2026-09-30T03:34:00Z" w:author="Claude" w:date="2026-09-30T13:34:00Z">
        <w:r>
          <w:t xml:space="preserve">The tenant pays rent </w:t>
        </w:r>
        <w:r>
          <w:rPr>
            <w:b/>
            <w:bCs/>
          </w:rPr>
          <w:t>monthly</w:t>
        </w:r>
        <w:r>
          <w:t xml:space="preserve"> </w:t>
        </w:r>
        <w:r>
          <w:t>in advance</w:t>
        </w:r>
        <w:r>
          <w:t xml:space="preserve">, as the </w:t>
        </w:r>
      </w:ins>
      <w:commentRangeEnd w:id="0"/>
      <w:r>
        <w:rPr>
          <w:rStyle w:val="CommentReference"/>
        </w:rPr>
        <w:commentReference w:id="0"/>
      </w:r>
      <w:hyperlink r:id="rIdmrgxhxfn" w:history="true">
        <w:ins w:id="45" w16du:dateUtc="2026-09-30T03:34:00Z" w:author="Claude" w:date="2026-09-30T13:34:00Z">
          <w:r>
            <w:rPr>
              <w:rStyle w:val="Hyperlink"/>
            </w:rPr>
            <w:t>lease</w:t>
          </w:r>
        </w:ins>
      </w:hyperlink>
      <w:ins w:id="44" w16du:dateUtc="2026-09-30T03:34:00Z" w:author="Claude" w:date="2026-09-30T13:34:00Z">
        <w:r>
          <w:t xml:space="preserve"> says.</w:t>
        </w:r>
      </w:ins>
    </w:p>
    <w:p>
      <w:pPr>
        <w:numPr>
          <w:ilvl w:val="0"/>
          <w:numId w:val="1842673394"/>
        </w:numPr>
        <w:rPr>
          <w:ins w:id="48" w16du:dateUtc="2026-09-30T03:34:00Z" w:author="Claude" w:date="2026-09-30T13:34:00Z"/>
        </w:rPr>
      </w:pPr>
      <w:ins w:id="49" w16du:dateUtc="2026-09-30T03:34:00Z" w:author="Claude" w:date="2026-09-30T13:34:00Z">
        <w:r>
          <w:t>The first obligation.</w:t>
        </w:r>
      </w:ins>
    </w:p>
    <w:p>
      <w:pPr>
        <w:numPr>
          <w:ilvl w:val="0"/>
          <w:numId w:val="1842673394"/>
        </w:numPr>
        <w:rPr>
          <w:ins w:id="50" w16du:dateUtc="2026-09-30T03:34:00Z" w:author="Claude" w:date="2026-09-30T13:34:00Z"/>
        </w:rPr>
      </w:pPr>
      <w:ins w:id="51" w16du:dateUtc="2026-09-30T03:34:00Z" w:author="Claude" w:date="2026-09-30T13:34:00Z">
        <w:r>
          <w:t>The second obligation.</w:t>
        </w:r>
      </w:ins>
    </w:p>
    <w:p>
      <w:r>
        <w:t xml:space="preserve">Notice must be given within </w:t>
      </w:r>
      <w:del w:id="52" w16du:dateUtc="2026-09-30T03:34:00Z" w:author="Claude" w:date="2026-09-30T13:34:00Z">
        <w:r>
          <w:delText>30 days</w:delText>
        </w:r>
      </w:del>
      <w:ins w:id="53" w16du:dateUtc="2026-09-30T03:34:00Z" w:author="Claude" w:date="2026-09-30T13:34:00Z">
        <w:r>
          <w:t>60 days</w:t>
        </w:r>
      </w:ins>
      <w:r>
        <w:t>.</w:t>
      </w:r>
    </w:p>
    <w:p>
      <w:pPr>
        <w:pStyle w:val="Heading1"/>
      </w:pPr>
      <w:r>
        <w:t>13. Comments</w:t>
      </w:r>
    </w:p>
    <w:p>
      <w:commentRangeStart w:id="1"/>
      <w:commentRangeStart w:id="2"/>
      <w:r>
        <w:t>Author A comments on this sentence, and Author B answers.</w:t>
      </w:r>
      <w:commentRangeEnd w:id="1"/>
      <w:commentRangeEnd w:id="2"/>
      <w:r>
        <w:rPr>
          <w:rStyle w:val="CommentReference"/>
        </w:rPr>
        <w:commentReference w:id="1"/>
      </w:r>
      <w:r>
        <w:rPr>
          <w:rStyle w:val="CommentReference"/>
        </w:rPr>
        <w:commentReference w:id="2"/>
      </w:r>
      <w:r>
        <w:t xml:space="preserve"> </w:t>
      </w:r>
      <w:commentRangeStart w:id="3"/>
      <w:r>
        <w:t>Author B comments on this sentence alone.</w:t>
      </w:r>
      <w:commentRangeEnd w:id="3"/>
      <w:r>
        <w:rPr>
          <w:rStyle w:val="CommentReference"/>
        </w:rPr>
        <w:commentReference w:id="3"/>
      </w:r>
      <w:r>
        <w:t xml:space="preserve"> </w:t>
      </w:r>
      <w:r>
        <w:t>This sentence carries a comment that is deleted.</w:t>
      </w:r>
    </w:p>
    <w:p>
      <w:commentRangeStart w:id="4"/>
      <w:r>
        <w:t>A comment by Author A runs from here</w:t>
      </w:r>
    </w:p>
    <w:p>
      <w:r>
        <w:t>to here, over two paragraphs.</w:t>
      </w:r>
      <w:commentRangeEnd w:id="4"/>
      <w:r>
        <w:rPr>
          <w:rStyle w:val="CommentReference"/>
        </w:rPr>
        <w:commentReference w:id="4"/>
      </w:r>
    </w:p>
    <w:sectPr>
      <w:pgSz w:code="9" w:h="16839" w:w="11907"/>
      <w:pgMar w:bottom="1440" w:footer="708" w:gutter="0" w:header="708" w:left="1440" w:right="1440" w:top="144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4" w:author="Author A" w:date="2026-09-30T13:34:00Z" w:initials="AA">
    <w:p w14:paraId="3BD46736">
      <w:pPr>
        <w:pStyle w:val="CommentText"/>
      </w:pPr>
      <w:r>
        <w:rPr>
          <w:rStyle w:val="CommentReference"/>
        </w:rPr>
        <w:annotationRef/>
      </w:r>
      <w:r>
        <w:t>A comment by Author A over two paragraphs.</w:t>
      </w:r>
    </w:p>
  </w:comment>
  <w:comment w:id="3" w:author="Author B" w:date="2026-09-30T13:34:00Z" w:initials="AB">
    <w:p w14:paraId="7D754B0A">
      <w:pPr>
        <w:pStyle w:val="CommentText"/>
      </w:pPr>
      <w:r>
        <w:rPr>
          <w:rStyle w:val="CommentReference"/>
        </w:rPr>
        <w:annotationRef/>
      </w:r>
      <w:r>
        <w:t>A comment by Author B.</w:t>
      </w:r>
    </w:p>
  </w:comment>
  <w:comment w:id="1" w:author="Author A" w:date="2026-09-30T13:34:00Z" w:initials="AA">
    <w:p w14:paraId="62B703FC">
      <w:pPr>
        <w:pStyle w:val="CommentText"/>
      </w:pPr>
      <w:r>
        <w:rPr>
          <w:rStyle w:val="CommentReference"/>
        </w:rPr>
        <w:annotationRef/>
      </w:r>
      <w:r>
        <w:t>A comment by Author A, replied to and resolved.</w:t>
      </w:r>
    </w:p>
  </w:comment>
  <w:comment w:id="0" w:author="Claude" w:date="2026-09-30T23:34:00Z" w:initials="C">
    <w:p w14:paraId="7D2F077A">
      <w:r>
        <w:t>Changed from arrears, as agreed.</w:t>
      </w:r>
    </w:p>
  </w:comment>
  <w:comment w:id="2" w:author="Author B" w:date="2026-09-30T13:34:00Z" w:initials="AB">
    <w:p w14:paraId="7C993D2F">
      <w:pPr>
        <w:pStyle w:val="CommentText"/>
      </w:pPr>
      <w:r>
        <w:rPr>
          <w:rStyle w:val="CommentReference"/>
        </w:rPr>
        <w:annotationRef/>
      </w:r>
      <w:r>
        <w:t>A reply by Author B.</w:t>
      </w:r>
    </w:p>
  </w:comment>
</w:comments>
</file>

<file path=word/commentsExtended.xml><?xml version="1.0" encoding="utf-8"?>
<w15:commentsEx xmlns:w15="http://schemas.microsoft.com/office/word/2012/wordml">
  <w15:commentEx w15:done="0" w15:paraId="3BD46736"/>
  <w15:commentEx w15:done="0" w15:paraId="7D754B0A"/>
  <w15:commentEx w15:done="1" w15:paraId="62B703FC"/>
  <w15:commentEx w15:done="0" w15:paraId="7D2F077A"/>
  <w15:commentEx w15:done="0" w15:paraId="7C993D2F" w15:paraIdParent="62B703FC"/>
</w15:commentsEx>
</file>

<file path=word/commentsIds.xml><?xml version="1.0" encoding="utf-8"?>
<w16cid:commentsIds xmlns:w16cid="http://schemas.microsoft.com/office/word/2016/wordml/cid">
  <w16cid:commentId w16cid:durableId="4351C7A4" w16cid:paraId="3BD46736"/>
  <w16cid:commentId w16cid:durableId="61A79CBE" w16cid:paraId="7D754B0A"/>
  <w16cid:commentId w16cid:durableId="22E53F44" w16cid:paraId="62B703FC"/>
  <w16cid:commentId w16cid:durableId="19B35D8D" w16cid:paraId="7D2F077A"/>
  <w16cid:commentId w16cid:durableId="134087ED" w16cid:paraId="7C993D2F"/>
</w16cid:commentsIds>
</file>

<file path=word/footnotes.xml><?xml version="1.0" encoding="utf-8"?>
<w:footnotes xmlns:w="http://schemas.openxmlformats.org/wordprocessingml/2006/main">
  <w:footnote w:id="-1" w:type="separator">
    <w:p>
      <w:pPr>
        <w:spacing w:after="0" w:line="240" w:lineRule="auto"/>
      </w:pPr>
      <w:r>
        <w:separator/>
      </w:r>
    </w:p>
  </w:footnote>
  <w:footnote w:id="0" w:type="continuationSeparator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A tracked footnote.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A footnote whose reference is deleted.</w:t>
      </w:r>
    </w:p>
  </w:footnote>
</w:footnotes>
</file>

<file path=word/numbering.xml><?xml version="1.0" encoding="utf-8"?>
<w:numbering xmlns:w="http://schemas.openxmlformats.org/wordprocessingml/2006/main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true" w:tplc="0C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true" w:tplc="0C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true" w:tplc="0C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true" w:tplc="0C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true" w:tplc="0C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true" w:tplc="0C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true" w:tplc="0C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true" w:tplc="0C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upperRoman"/>
      <w:lvlText w:val="%1."/>
      <w:lvlJc w:val="left"/>
      <w:pPr>
        <w:ind w:hanging="360" w:left="720"/>
      </w:pPr>
    </w:lvl>
    <w:lvl w:ilvl="1" w:tentative="true" w:tplc="0C090019">
      <w:start w:val="1"/>
      <w:numFmt w:val="lowerLetter"/>
      <w:lvlText w:val="%2."/>
      <w:lvlJc w:val="left"/>
      <w:pPr>
        <w:ind w:hanging="360" w:left="1440"/>
      </w:pPr>
    </w:lvl>
    <w:lvl w:ilvl="2" w:tentative="true" w:tplc="0C09001B">
      <w:start w:val="1"/>
      <w:numFmt w:val="lowerRoman"/>
      <w:lvlText w:val="%3."/>
      <w:lvlJc w:val="right"/>
      <w:pPr>
        <w:ind w:hanging="180" w:left="2160"/>
      </w:pPr>
    </w:lvl>
    <w:lvl w:ilvl="3" w:tentative="true" w:tplc="0C09000F">
      <w:start w:val="1"/>
      <w:numFmt w:val="upperRoman"/>
      <w:lvlText w:val="%4."/>
      <w:lvlJc w:val="left"/>
      <w:pPr>
        <w:ind w:hanging="360" w:left="2880"/>
      </w:pPr>
    </w:lvl>
    <w:lvl w:ilvl="4" w:tentative="true" w:tplc="0C090019">
      <w:start w:val="1"/>
      <w:numFmt w:val="lowerLetter"/>
      <w:lvlText w:val="%5."/>
      <w:lvlJc w:val="left"/>
      <w:pPr>
        <w:ind w:hanging="360" w:left="3600"/>
      </w:pPr>
    </w:lvl>
    <w:lvl w:ilvl="5" w:tentative="true" w:tplc="0C09001B">
      <w:start w:val="1"/>
      <w:numFmt w:val="lowerRoman"/>
      <w:lvlText w:val="%6."/>
      <w:lvlJc w:val="right"/>
      <w:pPr>
        <w:ind w:hanging="180" w:left="4320"/>
      </w:pPr>
    </w:lvl>
    <w:lvl w:ilvl="6" w:tentative="true" w:tplc="0C09000F">
      <w:start w:val="1"/>
      <w:numFmt w:val="upperRoman"/>
      <w:lvlText w:val="%7."/>
      <w:lvlJc w:val="left"/>
      <w:pPr>
        <w:ind w:hanging="360" w:left="5040"/>
      </w:pPr>
    </w:lvl>
    <w:lvl w:ilvl="7" w:tentative="true" w:tplc="0C090019">
      <w:start w:val="1"/>
      <w:numFmt w:val="lowerLetter"/>
      <w:lvlText w:val="%8."/>
      <w:lvlJc w:val="left"/>
      <w:pPr>
        <w:ind w:hanging="360" w:left="5760"/>
      </w:pPr>
    </w:lvl>
    <w:lvl w:ilvl="8" w:tentative="true" w:tplc="0C09001B">
      <w:start w:val="1"/>
      <w:numFmt w:val="lowerRoman"/>
      <w:lvlText w:val="%9."/>
      <w:lvlJc w:val="right"/>
      <w:pPr>
        <w:ind w:hanging="180" w:left="6480"/>
      </w:pPr>
    </w:lvl>
  </w:abstractNum>
  <w:abstractNum w:abstractNumId="2">
    <w:nsid w:val="4C1E0FB6"/>
    <w:multiLevelType w:val="hybridMultilevel"/>
    <w:tmpl w:val="336E8F2C"/>
    <w:lvl w:ilvl="0" w:tplc="0C09000F">
      <w:start w:val="1"/>
      <w:numFmt w:val="upperRoman"/>
      <w:lvlText w:val="%1."/>
      <w:lvlJc w:val="left"/>
      <w:pPr>
        <w:ind w:hanging="360" w:left="720"/>
      </w:pPr>
    </w:lvl>
    <w:lvl w:ilvl="1" w:tentative="true" w:tplc="0C090019">
      <w:start w:val="1"/>
      <w:numFmt w:val="lowerLetter"/>
      <w:lvlText w:val="%2."/>
      <w:lvlJc w:val="left"/>
      <w:pPr>
        <w:ind w:hanging="360" w:left="1440"/>
      </w:pPr>
    </w:lvl>
    <w:lvl w:ilvl="2" w:tentative="true" w:tplc="0C09001B">
      <w:start w:val="1"/>
      <w:numFmt w:val="lowerRoman"/>
      <w:lvlText w:val="%3."/>
      <w:lvlJc w:val="right"/>
      <w:pPr>
        <w:ind w:hanging="180" w:left="2160"/>
      </w:pPr>
    </w:lvl>
    <w:lvl w:ilvl="3" w:tentative="true" w:tplc="0C09000F">
      <w:start w:val="1"/>
      <w:numFmt w:val="upperRoman"/>
      <w:lvlText w:val="%4."/>
      <w:lvlJc w:val="left"/>
      <w:pPr>
        <w:ind w:hanging="360" w:left="2880"/>
      </w:pPr>
    </w:lvl>
    <w:lvl w:ilvl="4" w:tentative="true" w:tplc="0C090019">
      <w:start w:val="1"/>
      <w:numFmt w:val="lowerLetter"/>
      <w:lvlText w:val="%5."/>
      <w:lvlJc w:val="left"/>
      <w:pPr>
        <w:ind w:hanging="360" w:left="3600"/>
      </w:pPr>
    </w:lvl>
    <w:lvl w:ilvl="5" w:tentative="true" w:tplc="0C09001B">
      <w:start w:val="1"/>
      <w:numFmt w:val="lowerRoman"/>
      <w:lvlText w:val="%6."/>
      <w:lvlJc w:val="right"/>
      <w:pPr>
        <w:ind w:hanging="180" w:left="4320"/>
      </w:pPr>
    </w:lvl>
    <w:lvl w:ilvl="6" w:tentative="true" w:tplc="0C09000F">
      <w:start w:val="1"/>
      <w:numFmt w:val="upperRoman"/>
      <w:lvlText w:val="%7."/>
      <w:lvlJc w:val="left"/>
      <w:pPr>
        <w:ind w:hanging="360" w:left="5040"/>
      </w:pPr>
    </w:lvl>
    <w:lvl w:ilvl="7" w:tentative="true" w:tplc="0C090019">
      <w:start w:val="1"/>
      <w:numFmt w:val="lowerLetter"/>
      <w:lvlText w:val="%8."/>
      <w:lvlJc w:val="left"/>
      <w:pPr>
        <w:ind w:hanging="360" w:left="5760"/>
      </w:pPr>
    </w:lvl>
    <w:lvl w:ilvl="8" w:tentative="true" w:tplc="0C09001B">
      <w:start w:val="1"/>
      <w:numFmt w:val="lowerRoman"/>
      <w:lvlText w:val="%9."/>
      <w:lvlJc w:val="right"/>
      <w:pPr>
        <w:ind w:hanging="180" w:left="6480"/>
      </w:pPr>
    </w:lvl>
  </w:abstractNum>
  <w:abstractNum w:abstractNumId="627502908">
    <w:nsid w:val="6A9F4207"/>
    <w:multiLevelType w:val="hybridMultilevel"/>
    <w:tmpl w:val="336E8F2C"/>
    <w:lvl w:ilvl="0" w:tplc="0C09000F">
      <w:start w:val="1"/>
      <w:numFmt w:val="upperRoman"/>
      <w:lvlText w:val="%1."/>
      <w:lvlJc w:val="left"/>
      <w:pPr>
        <w:ind w:hanging="360" w:left="720"/>
      </w:pPr>
    </w:lvl>
    <w:lvl w:ilvl="1" w:tentative="true" w:tplc="0C090019">
      <w:start w:val="1"/>
      <w:numFmt w:val="lowerLetter"/>
      <w:lvlText w:val="%2."/>
      <w:lvlJc w:val="left"/>
      <w:pPr>
        <w:ind w:hanging="360" w:left="1440"/>
      </w:pPr>
    </w:lvl>
    <w:lvl w:ilvl="2" w:tentative="true" w:tplc="0C09001B">
      <w:start w:val="1"/>
      <w:numFmt w:val="lowerRoman"/>
      <w:lvlText w:val="%3."/>
      <w:lvlJc w:val="right"/>
      <w:pPr>
        <w:ind w:hanging="180" w:left="2160"/>
      </w:pPr>
    </w:lvl>
    <w:lvl w:ilvl="3" w:tentative="true" w:tplc="0C09000F">
      <w:start w:val="1"/>
      <w:numFmt w:val="upperRoman"/>
      <w:lvlText w:val="%4."/>
      <w:lvlJc w:val="left"/>
      <w:pPr>
        <w:ind w:hanging="360" w:left="2880"/>
      </w:pPr>
    </w:lvl>
    <w:lvl w:ilvl="4" w:tentative="true" w:tplc="0C090019">
      <w:start w:val="1"/>
      <w:numFmt w:val="lowerLetter"/>
      <w:lvlText w:val="%5."/>
      <w:lvlJc w:val="left"/>
      <w:pPr>
        <w:ind w:hanging="360" w:left="3600"/>
      </w:pPr>
    </w:lvl>
    <w:lvl w:ilvl="5" w:tentative="true" w:tplc="0C09001B">
      <w:start w:val="1"/>
      <w:numFmt w:val="lowerRoman"/>
      <w:lvlText w:val="%6."/>
      <w:lvlJc w:val="right"/>
      <w:pPr>
        <w:ind w:hanging="180" w:left="4320"/>
      </w:pPr>
    </w:lvl>
    <w:lvl w:ilvl="6" w:tentative="true" w:tplc="0C09000F">
      <w:start w:val="1"/>
      <w:numFmt w:val="upperRoman"/>
      <w:lvlText w:val="%7."/>
      <w:lvlJc w:val="left"/>
      <w:pPr>
        <w:ind w:hanging="360" w:left="5040"/>
      </w:pPr>
    </w:lvl>
    <w:lvl w:ilvl="7" w:tentative="true" w:tplc="0C090019">
      <w:start w:val="1"/>
      <w:numFmt w:val="lowerLetter"/>
      <w:lvlText w:val="%8."/>
      <w:lvlJc w:val="left"/>
      <w:pPr>
        <w:ind w:hanging="360" w:left="5760"/>
      </w:pPr>
    </w:lvl>
    <w:lvl w:ilvl="8" w:tentative="true" w:tplc="0C09001B">
      <w:start w:val="1"/>
      <w:numFmt w:val="lowerRoman"/>
      <w:lvlText w:val="%9."/>
      <w:lvlJc w:val="right"/>
      <w:pPr>
        <w:ind w:hanging="180" w:left="6480"/>
      </w:pPr>
    </w:lvl>
  </w:abstractNum>
  <w:abstractNum w:abstractNumId="961887612">
    <w:nsid w:val="73CE584D"/>
    <w:multiLevelType w:val="hybridMultilevel"/>
    <w:tmpl w:val="5A4EB96A"/>
    <w:lvl w:ilvl="0" w:tplc="0C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true" w:tplc="0C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true" w:tplc="0C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true" w:tplc="0C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true" w:tplc="0C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true" w:tplc="0C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true" w:tplc="0C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true" w:tplc="0C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true" w:tplc="0C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1271868263">
    <w:abstractNumId w:val="627502908"/>
  </w:num>
  <w:num w:numId="1842673394">
    <w:abstractNumId w:val="961887612"/>
  </w:num>
</w:numbering>
</file>

<file path=word/people.xml><?xml version="1.0" encoding="utf-8"?>
<w15:people xmlns:w15="http://schemas.microsoft.com/office/word/2012/wordml">
  <w15:person w15:author="Author A">
    <w15:presenceInfo w15:providerId="None" w15:userId="Author A"/>
  </w15:person>
  <w15:person w15:author="Author B">
    <w15:presenceInfo w15:providerId="None" w15:userId="Author B"/>
  </w15:person>
  <w15:person w15:author="Claude">
    <w15:presenceInfo w15:providerId="None" w15:userId="Claude"/>
  </w15:person>
</w15:people>
</file>

<file path=word/settings.xml><?xml version="1.0" encoding="utf-8"?>
<w:settings xmlns:w="http://schemas.openxmlformats.org/wordprocessingml/2006/main">
  <w:trackRevisions/>
  <w:defaultTabStop w:val="144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67" w:defLockedState="false" w:defQFormat="false" w:defSemiHidden="true" w:defUIPriority="99" w:defUnhideWhenUsed="true">
    <w:lsdException w:name="Normal" w:qFormat="true" w:semiHidden="false" w:uiPriority="0" w:unhideWhenUsed="false"/>
    <w:lsdException w:name="heading 1" w:qFormat="true" w:semiHidden="false" w:uiPriority="9" w:unhideWhenUsed="false"/>
    <w:lsdException w:name="heading 2" w:qFormat="true" w:uiPriority="9"/>
    <w:lsdException w:name="heading 3" w:qFormat="true" w:uiPriority="9"/>
    <w:lsdException w:name="heading 4" w:qFormat="true" w:uiPriority="9"/>
    <w:lsdException w:name="Title" w:qFormat="true" w:semiHidden="false" w:uiPriority="10" w:unhideWhenUsed="false"/>
    <w:lsdException w:name="Default Paragraph Font" w:uiPriority="1"/>
    <w:lsdException w:name="Subtitle" w:qFormat="true" w:semiHidden="false" w:uiPriority="11" w:unhideWhenUsed="false"/>
    <w:lsdException w:name="Emphasis" w:qFormat="true" w:semiHidden="false" w:uiPriority="20" w:unhideWhenUsed="false"/>
    <w:lsdException w:name="Table Grid" w:semiHidden="false" w:uiPriority="59" w:unhideWhenUsed="false"/>
  </w:latentStyles>
  <w:style w:default="true" w:styleId="Normal" w:type="paragraph">
    <w:name w:val="Normal"/>
    <w:qFormat/>
    <w:rsid w:val="004A3277"/>
  </w:style>
  <w:style w:styleId="Heading1" w:type="paragraph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val="C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true" w:styleId="DefaultParagraphFont" w:type="character">
    <w:name w:val="Default Paragraph Font"/>
    <w:uiPriority w:val="1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841CD9"/>
    <w:pPr>
      <w:tabs>
        <w:tab w:pos="4680" w:val="center"/>
        <w:tab w:pos="9360" w:val="right"/>
      </w:tabs>
    </w:pPr>
  </w:style>
  <w:style w:customStyle="true" w:styleId="HeaderChar" w:type="character">
    <w:name w:val="Header Char"/>
    <w:basedOn w:val="DefaultParagraphFont"/>
    <w:link w:val="Header"/>
    <w:uiPriority w:val="99"/>
    <w:rsid w:val="00841CD9"/>
  </w:style>
  <w:style w:customStyle="true" w:styleId="Heading1Char" w:type="character">
    <w:name w:val="Heading 1 Char"/>
    <w:basedOn w:val="DefaultParagraphFont"/>
    <w:link w:val="Heading1"/>
    <w:uiPriority w:val="9"/>
    <w:rsid w:val="00841CD9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true" w:styleId="Heading2Char" w:type="character">
    <w:name w:val="Heading 2 Char"/>
    <w:basedOn w:val="DefaultParagraphFont"/>
    <w:link w:val="Heading2"/>
    <w:uiPriority w:val="9"/>
    <w:rsid w:val="00841CD9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true" w:styleId="Heading3Char" w:type="character">
    <w:name w:val="Heading 3 Char"/>
    <w:basedOn w:val="DefaultParagraphFont"/>
    <w:link w:val="Heading3"/>
    <w:uiPriority w:val="9"/>
    <w:rsid w:val="00841CD9"/>
    <w:rPr>
      <w:rFonts w:asciiTheme="majorHAnsi" w:cstheme="majorBidi" w:eastAsiaTheme="majorEastAsia" w:hAnsiTheme="majorHAnsi"/>
      <w:b/>
      <w:bCs/>
      <w:color w:themeColor="accent1" w:val="4F81BD"/>
    </w:rPr>
  </w:style>
  <w:style w:customStyle="true" w:styleId="Heading4Char" w:type="character">
    <w:name w:val="Heading 4 Char"/>
    <w:basedOn w:val="DefaultParagraphFont"/>
    <w:link w:val="Heading4"/>
    <w:uiPriority w:val="9"/>
    <w:rsid w:val="00841CD9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NormalIndent" w:type="paragraph">
    <w:name w:val="Normal Indent"/>
    <w:basedOn w:val="Normal"/>
    <w:uiPriority w:val="99"/>
    <w:unhideWhenUsed/>
    <w:rsid w:val="00841CD9"/>
    <w:pPr>
      <w:ind w:left="720"/>
    </w:pPr>
  </w:style>
  <w:style w:styleId="Subtitle" w:type="paragraph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true" w:styleId="SubtitleChar" w:type="character">
    <w:name w:val="Subtitle Char"/>
    <w:basedOn w:val="DefaultParagraphFont"/>
    <w:link w:val="Subtitle"/>
    <w:uiPriority w:val="11"/>
    <w:rsid w:val="00841CD9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Title" w:type="paragraph">
    <w:name w:val="Title"/>
    <w:basedOn w:val="Normal"/>
    <w:next w:val="Normal"/>
    <w:link w:val="TitleChar"/>
    <w:uiPriority w:val="10"/>
    <w:qFormat/>
    <w:rsid w:val="00841CD9"/>
    <w:pPr>
      <w:pBdr>
        <w:bottom w:color="4F81BD" w:space="4" w:sz="8" w:themeColor="accent1" w:val="single"/>
      </w:pBdr>
      <w:spacing w:after="300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true" w:styleId="TitleChar" w:type="character">
    <w:name w:val="Title Char"/>
    <w:basedOn w:val="DefaultParagraphFont"/>
    <w:link w:val="Title"/>
    <w:uiPriority w:val="10"/>
    <w:rsid w:val="00841CD9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Emphasis" w:type="character">
    <w:name w:val="Emphasis"/>
    <w:basedOn w:val="DefaultParagraphFont"/>
    <w:uiPriority w:val="20"/>
    <w:qFormat/>
    <w:rsid w:val="00D1197D"/>
    <w:rPr>
      <w:i/>
      <w:iCs/>
    </w:rPr>
  </w:style>
  <w:style w:styleId="Hyperlink" w:type="character">
    <w:name w:val="Hyperlink"/>
    <w:basedOn w:val="DefaultParagraphFont"/>
    <w:uiPriority w:val="99"/>
    <w:unhideWhenUsed/>
    <w:rPr>
      <w:color w:themeColor="hyperlink" w:val="0000FF"/>
      <w:u w:val="single"/>
    </w:rPr>
  </w:style>
  <w:style w:styleId="TableGrid" w:type="table">
    <w:name w:val="Table Grid"/>
    <w:basedOn w:val="TableNormal"/>
    <w:uiPriority w:val="59"/>
    <w:pPr>
      <w:spacing w:after="0" w:line="240" w:lineRule="auto"/>
    </w:pPr>
    <w:tblPr>
      <w:tblInd w:type="dxa" w:w="0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true" w:styleId="Table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Caption" w:type="paragraph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themeColor="accent1" w:val="4F81BD"/>
      <w:sz w:val="18"/>
      <w:szCs w:val="18"/>
    </w:rPr>
  </w:style>
  <w:style w:styleId="CommentReference" w:type="character">
    <w:name w:val="annotation reference"/>
    <w:basedOn w:val="DefaultParagraphFont"/>
    <w:uiPriority w:val="99"/>
    <w:semiHidden/>
    <w:unhideWhenUsed/>
    <w:rPr>
      <w:sz w:val="16"/>
      <w:szCs w:val="16"/>
    </w:rPr>
  </w:style>
  <w:style w:styleId="CommentText" w:type="paragraph">
    <w:name w:val="annotation text"/>
    <w:basedOn w:val="Normal"/>
    <w:uiPriority w:val="99"/>
    <w:semiHidden/>
    <w:unhideWhenUsed/>
    <w:rPr>
      <w:sz w:val="20"/>
      <w:szCs w:val="20"/>
    </w:rPr>
  </w:style>
  <w:style w:styleId="FootnoteReference" w:type="character">
    <w:name w:val="footnote reference"/>
    <w:basedOn w:val="DefaultParagraphFont"/>
    <w:uiPriority w:val="99"/>
    <w:unhideWhenUsed/>
    <w:rsid w:val="00D1197D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841CD9"/>
    <w:rPr>
      <w:sz w:val="20"/>
      <w:szCs w:val="20"/>
    </w:rPr>
  </w:style>
  <w:style w:customStyle="true" w:styleId="FootnoteTextChar" w:type="character">
    <w:name w:val="Footnote Text Char"/>
    <w:basedOn w:val="DefaultParagraphFont"/>
    <w:link w:val="FootnoteText"/>
    <w:uiPriority w:val="99"/>
    <w:rsid w:val="00841CD9"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numbering.xml" Type="http://schemas.openxmlformats.org/officeDocument/2006/relationships/numbering"/><Relationship Id="rId5" Target="footnotes.xml" Type="http://schemas.openxmlformats.org/officeDocument/2006/relationships/footnotes"/><Relationship Id="rId73y8v6wm" Target="https://www.docx4java.org/" TargetMode="External" Type="http://schemas.openxmlformats.org/officeDocument/2006/relationships/hyperlink"/><Relationship Id="rIdmrgxhxfn" Target="https://www.docx4java.org/" TargetMode="External" Type="http://schemas.openxmlformats.org/officeDocument/2006/relationships/hyperlink"/><Relationship Id="rId6" Target="comments.xml" Type="http://schemas.openxmlformats.org/officeDocument/2006/relationships/comments"/><Relationship Id="rId7" Target="commentsExtended.xml" Type="http://schemas.microsoft.com/office/2011/relationships/commentsExtended"/><Relationship Id="rId8" Target="people.xml" Type="http://schemas.microsoft.com/office/2011/relationships/people"/><Relationship Id="rId9" Target="commentsIds.xml" Type="http://schemas.microsoft.com/office/2016/09/relationships/commentsId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>
  <properties:Application>docx4j-editor</properties:Application>
  <properties:AppVersion>00.0100</properties:AppVersion>
</properties:Properties>
</file>

<file path=docProps/core.xml><?xml version="1.0" encoding="utf-8"?>
<cp:coreProperties xmlns:cp="http://schemas.openxmlformats.org/package/2006/metadata/core-properties"/>
</file>