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Target="docProps/app.xml" Type="http://schemas.openxmlformats.org/officeDocument/2006/relationships/extended-properties" Id="rId3"/><Relationship Target="docProps/core.xml" Type="http://schemas.openxmlformats.org/package/2006/relationships/metadata/core-properties" Id="rId2"/><Relationship Target="word/document.xml" Type="http://schemas.openxmlformats.org/officeDocument/2006/relationships/officeDocument" Id="rId1"/></Relationships>
</file>

<file path=word/document.xml><?xml version="1.0" encoding="utf-8"?>
<w:document xmlns:w="http://schemas.openxmlformats.org/wordprocessingml/2006/main" xmlns:w14="http://schemas.microsoft.com/office/word/2010/wordml" xmlns:m="http://schemas.openxmlformats.org/officeDocument/2006/math" xmlns:mc="http://schemas.openxmlformats.org/markup-compatibility/2006" xmlns:wp14="http://schemas.microsoft.com/office/word/2010/wordprocessingDrawing" mc:Ignorable="w14 wp14">
  <w:body>
    <w:p w:rsidR="00F71342" w:rsidRDefault="00F71342">
      <w:pPr>
        <w:rPr>
          <w:sz w:val="52"/>
          <w:szCs w:val="52"/>
        </w:rPr>
      </w:pPr>
      <w:proofErr w:type="gramStart"/>
      <w:r w:rsidRPr="00F71342">
        <w:rPr>
          <w:sz w:val="52"/>
          <w:szCs w:val="52"/>
          <w14:glow w14:rad="101600">
            <w14:schemeClr w14:val="accent3">
              <w14:alpha w14:val="60000"/>
              <w14:satMod w14:val="175000"/>
            </w14:schemeClr>
          </w14:glow>
        </w:rPr>
        <w:t xml:space="preserve">My </w:t>
      </w:r>
      <w:del w:id="1" w:author="Claude" w:date="2026-10-20T04:46:25Z">
        <w:r w:rsidRPr="00F71342">
          <w:rPr>
            <w:sz w:val="52"/>
            <w:szCs w:val="52"/>
            <w14:glow w14:rad="101600">
              <w14:schemeClr w14:val="accent3">
                <w14:alpha w14:val="60000"/>
                <w14:satMod w14:val="175000"/>
              </w14:schemeClr>
            </w14:glow>
          </w:rPr>
          <w:delText xml:space="preserve">first</w:delText>
        </w:r>
      </w:del>
      <w:commentRangeStart w:id="0"/>
      <w:ins w:id="2" w:author="Claude" w:date="2026-10-20T04:46:25Z">
        <w:r>
          <w:rPr>
            <w:sz w:val="52"/>
            <w:szCs w:val="52"/>
            <w14:glow w14:rad="101600">
              <w14:schemeClr w14:val="accent3">
                <w14:alpha w14:val="60000"/>
                <w14:satMod w14:val="175000"/>
              </w14:schemeClr>
            </w14:glow>
          </w:rPr>
          <w:t>second</w:t>
        </w:r>
      </w:ins>
      <w:commentRangeEnd w:id="0"/>
      <w:r>
        <w:rPr>
          <w:rStyle w:val="CommentReference"/>
        </w:rPr>
        <w:commentReference w:id="0"/>
      </w:r>
      <w:r w:rsidRPr="00F71342">
        <w:rPr>
          <w:sz w:val="52"/>
          <w:szCs w:val="52"/>
          <w14:glow w14:rad="101600">
            <w14:schemeClr w14:val="accent3">
              <w14:alpha w14:val="60000"/>
              <w14:satMod w14:val="175000"/>
            </w14:schemeClr>
          </w14:glow>
        </w:rPr>
        <w:t xml:space="preserve"> 2010 </w:t>
      </w:r>
      <w:r w:rsidRPr="00F71342">
        <w:rPr>
          <w:sz w:val="52"/>
          <w:szCs w:val="52"/>
        </w:rPr>
        <w:t>document.</w:t>
      </w:r>
      <w:proofErr w:type="gramEnd"/>
    </w:p>
    <w:p w14:paraId="53D313D1">
      <w:pPr>
        <w:rPr>
          <w:ins w:id="4" w:author="Claude" w:date="2026-10-20T04:46:25Z"/>
        </w:rPr>
      </w:pPr>
      <w:ins w:id="3" w:author="Claude" w:date="2026-10-20T04:46:25Z">
        <w:r>
          <w:t>Added by an agent, right after the first paragraph.</w:t>
        </w:r>
      </w:ins>
    </w:p>
    <w:p w:rsidR="005F5C45" w:rsidP="005F5C45" w:rsidRDefault="005F5C45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 xml:space="preserve"> ±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</m:oMath>
      </m:oMathPara>
    </w:p>
    <w:p w:rsidRPr="00F71342" w:rsidR="005F5C45" w:rsidRDefault="005F5C45">
      <w:pPr>
        <w:rPr>
          <w:sz w:val="52"/>
          <w:szCs w:val="52"/>
        </w:rPr>
      </w:pPr>
      <w:bookmarkStart w:id="0" w:name="_GoBack"/>
      <w:bookmarkEnd w:id="0"/>
    </w:p>
    <w:p w:rsidR="00F71342" w:rsidRDefault="00F71342"/>
    <w:tbl>
      <w:tblPr>
        <w:tblStyle w:val="TableGrid"/>
        <w:tblW w:w="9026" w:type="dxa"/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w="3008" w:type="dxa"/>
          </w:tcPr>
          <w:p>
            <w:r>
              <w:t>Region</w:t>
            </w:r>
          </w:p>
        </w:tc>
        <w:tc>
          <w:tcPr>
            <w:tcW w:w="3008" w:type="dxa"/>
          </w:tcPr>
          <w:p>
            <w:r>
              <w:t>Quarter</w:t>
            </w:r>
          </w:p>
        </w:tc>
        <w:tc>
          <w:tcPr>
            <w:tcW w:w="3010" w:type="dxa"/>
          </w:tcPr>
          <w:p>
            <w:r>
              <w:t>Total</w:t>
            </w:r>
          </w:p>
        </w:tc>
      </w:tr>
      <w:tr>
        <w:tc>
          <w:tcPr>
            <w:tcW w:w="3008" w:type="dxa"/>
          </w:tcPr>
          <w:p>
            <w:r>
              <w:t>West</w:t>
            </w:r>
          </w:p>
        </w:tc>
        <w:tc>
          <w:tcPr>
            <w:tcW w:w="3008" w:type="dxa"/>
          </w:tcPr>
          <w:p>
            <w:r>
              <w:t>Q2</w:t>
            </w:r>
          </w:p>
        </w:tc>
        <w:tc>
          <w:tcPr>
            <w:tcW w:w="3010" w:type="dxa"/>
          </w:tcPr>
          <w:p>
            <w:r>
              <w:t>240</w:t>
            </w:r>
          </w:p>
        </w:tc>
      </w:tr>
      <w:tr>
        <w:trPr>
          <w:del w:id="18" w:author="Claude" w:date="2026-10-20T04:46:25Z"/>
        </w:trPr>
        <w:tc>
          <w:tcPr>
            <w:tcW w:w="3008" w:type="dxa"/>
          </w:tcPr>
          <w:p>
            <w:pPr>
              <w:rPr>
                <w:del w:id="20" w:author="Claude" w:date="2026-10-20T04:46:25Z"/>
              </w:rPr>
            </w:pPr>
            <w:del w:id="19" w:author="Claude" w:date="2026-10-20T04:46:25Z">
              <w:r>
                <w:delText>East</w:delText>
              </w:r>
            </w:del>
          </w:p>
        </w:tc>
        <w:tc>
          <w:tcPr>
            <w:tcW w:w="3008" w:type="dxa"/>
          </w:tcPr>
          <w:p>
            <w:pPr>
              <w:rPr>
                <w:del w:id="22" w:author="Claude" w:date="2026-10-20T04:46:25Z"/>
              </w:rPr>
            </w:pPr>
            <w:del w:id="21" w:author="Claude" w:date="2026-10-20T04:46:25Z">
              <w:r>
                <w:delText>Q2</w:delText>
              </w:r>
            </w:del>
          </w:p>
        </w:tc>
        <w:tc>
          <w:tcPr>
            <w:tcW w:w="3010" w:type="dxa"/>
          </w:tcPr>
          <w:p>
            <w:pPr>
              <w:rPr>
                <w:del w:id="24" w:author="Claude" w:date="2026-10-20T04:46:25Z"/>
              </w:rPr>
            </w:pPr>
            <w:del w:id="23" w:author="Claude" w:date="2026-10-20T04:46:25Z">
              <w:r>
                <w:delText>180</w:delText>
              </w:r>
            </w:del>
          </w:p>
        </w:tc>
      </w:tr>
      <w:tr>
        <w:trPr>
          <w:ins w:id="11" w:author="Claude" w:date="2026-10-20T04:46:25Z"/>
        </w:trPr>
        <w:tc>
          <w:tcPr>
            <w:tcW w:w="3008" w:type="dxa"/>
          </w:tcPr>
          <w:p>
            <w:pPr>
              <w:rPr>
                <w:ins w:id="12" w:author="Claude" w:date="2026-10-20T04:46:25Z"/>
              </w:rPr>
            </w:pPr>
            <w:ins w:id="13" w:author="Claude" w:date="2026-10-20T04:46:25Z">
              <w:r>
                <w:t>North</w:t>
              </w:r>
            </w:ins>
          </w:p>
        </w:tc>
        <w:tc>
          <w:tcPr>
            <w:tcW w:w="3008" w:type="dxa"/>
          </w:tcPr>
          <w:p>
            <w:pPr>
              <w:rPr>
                <w:ins w:id="14" w:author="Claude" w:date="2026-10-20T04:46:25Z"/>
              </w:rPr>
            </w:pPr>
            <w:ins w:id="15" w:author="Claude" w:date="2026-10-20T04:46:25Z">
              <w:r>
                <w:t>Q2</w:t>
              </w:r>
            </w:ins>
          </w:p>
        </w:tc>
        <w:tc>
          <w:tcPr>
            <w:tcW w:w="3010" w:type="dxa"/>
          </w:tcPr>
          <w:p>
            <w:pPr>
              <w:rPr>
                <w:ins w:id="16" w:author="Claude" w:date="2026-10-20T04:46:25Z"/>
              </w:rPr>
            </w:pPr>
            <w:ins w:id="17" w:author="Claude" w:date="2026-10-20T04:46:25Z">
              <w:r>
                <w:t>300</w:t>
              </w:r>
            </w:ins>
          </w:p>
        </w:tc>
      </w:tr>
    </w:tbl>
    <w:p>
      <w:pPr>
        <w:rPr>
          <w:del w:id="9" w:author="Claude" w:date="2026-10-20T04:46:25Z"/>
        </w:rPr>
      </w:pPr>
      <w:del w:id="8" w:author="Claude" w:date="2026-10-20T04:46:25Z">
        <w:r>
          <w:delText>This paragraph will be deleted, with its mark.</w:delText>
        </w:r>
      </w:del>
    </w:p>
    <w:p>
      <w:r>
        <w:rPr>
          <w:b/>
          <w:bCs/>
          <w:rPrChange w:id="10" w:author="Claude" w:date="2026-10-20T04:46:25Z">
            <w:rPr/>
          </w:rPrChange>
        </w:rPr>
        <w:t>This paragraph will be made bold.</w:t>
      </w:r>
    </w:p>
    <w:p>
      <w:pPr>
        <w:pStyle w:val="Heading1"/>
        <w:rPr>
          <w:ins w:id="6" w:author="Claude" w:date="2026-10-20T04:46:25Z"/>
        </w:rPr>
      </w:pPr>
      <w:r>
        <w:t>A heading the appended paragraph follows</w:t>
      </w:r>
    </w:p>
    <w:p w14:paraId="7D1A0A93">
      <w:pPr>
        <w:pPrChange w:id="7" w:author="Claude" w:date="2026-10-20T04:46:25Z">
          <w:pPr>
            <w:pStyle w:val="Heading1"/>
          </w:pPr>
        </w:pPrChange>
      </w:pPr>
      <w:ins w:id="5" w:author="Claude" w:date="2026-10-20T04:46:25Z">
        <w:r>
          <w:t>And one appended at the very end.</w:t>
        </w:r>
      </w:ins>
    </w:p>
    <w:sectPr w:rsidR="00F71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 xmlns:mc="http://schemas.openxmlformats.org/markup-compatibility/2006" xmlns:w15="http://schemas.microsoft.com/office/word/2012/wordml" mc:Ignorable="w14 w15">
  <w:comment w:id="0" w:author="Claude" w:date="2026-10-20T04:46:25Z" w:initials="C">
    <w:p w14:paraId="4EEEBDFB">
      <w:pPr>
        <w:pStyle w:val="CommentText"/>
      </w:pPr>
      <w:r>
        <w:rPr>
          <w:rStyle w:val="CommentReference"/>
        </w:rPr>
        <w:annotationRef/>
      </w:r>
      <w:r>
        <w:t>Changed 'first' to 'second': the source says 2010 was the second.</w:t>
      </w:r>
    </w:p>
  </w:comment>
</w:comments>
</file>

<file path=word/commentsExtended.xml><?xml version="1.0" encoding="utf-8"?>
<w15:commentsEx xmlns:w15="http://schemas.microsoft.com/office/word/2012/wordml">
  <w15:commentEx w15:paraId="4EEEBDFB" w15:done="0"/>
</w15:commentsEx>
</file>

<file path=word/commentsIds.xml><?xml version="1.0" encoding="utf-8"?>
<w16cid:commentsIds xmlns:w16cid="http://schemas.microsoft.com/office/word/2016/wordml/cid">
  <w16cid:commentId w16cid:paraId="4EEEBDFB" w16cid:durableId="10BB175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15="http://schemas.microsoft.com/office/word/2012/wordml">
  <w15:person w15:author="Claude">
    <w15:presenceInfo w15:providerId="None" w15:userId="claude@example.com"/>
  </w15:person>
</w15:people>
</file>

<file path=word/settings.xml><?xml version="1.0" encoding="utf-8"?>
<w:settings xmlns:w="http://schemas.openxmlformats.org/wordprocessingml/2006/main" xmlns:o="urn:schemas-microsoft-com:office:office" xmlns:v="urn:schemas-microsoft-com:vml" xmlns:w14="http://schemas.microsoft.com/office/word/2010/wordml" xmlns:m="http://schemas.openxmlformats.org/officeDocument/2006/math" xmlns:mc="http://schemas.openxmlformats.org/markup-compatibility/2006" mc:Ignorable="w14">
  <w:zoom w:percent="100"/>
  <w:proofState w:grammar="clean"/>
  <w:trackRevision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1342"/>
    <w:rsid w:val="005F5C45"/>
    <w:rsid w:val="00F7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iscardImageEditingData/>
  <w14:defaultImageDpi w14:val="96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Theme="minorHAnsi" w:hAnsiTheme="minorHAnsi" w:eastAsia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5C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F5C4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unhideWhenUsed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5C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5C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Target="settings.xml" Type="http://schemas.openxmlformats.org/officeDocument/2006/relationships/settings" Id="rId3"/><Relationship Target="stylesWithEffects.xml" Type="http://schemas.microsoft.com/office/2007/relationships/stylesWithEffects" Id="rId2"/><Relationship Target="styles.xml" Type="http://schemas.openxmlformats.org/officeDocument/2006/relationships/styles" Id="rId1"/><Relationship Target="theme/theme1.xml" Type="http://schemas.openxmlformats.org/officeDocument/2006/relationships/theme" Id="rId6"/><Relationship Target="fontTable.xml" Type="http://schemas.openxmlformats.org/officeDocument/2006/relationships/fontTable" Id="rId5"/><Relationship Target="webSettings.xml" Type="http://schemas.openxmlformats.org/officeDocument/2006/relationships/webSettings" Id="rId4"/><Relationship Target="comments.xml" Type="http://schemas.openxmlformats.org/officeDocument/2006/relationships/comments" Id="rId7"/><Relationship Target="commentsExtended.xml" Type="http://schemas.microsoft.com/office/2011/relationships/commentsExtended" Id="rId8"/><Relationship Target="commentsIds.xml" Type="http://schemas.microsoft.com/office/2016/09/relationships/commentsIds" Id="rId9"/><Relationship Target="people.xml" Type="http://schemas.microsoft.com/office/2011/relationships/people" Id="rId10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</dc:creator>
  <cp:lastModifiedBy>jharrop</cp:lastModifiedBy>
  <cp:revision>2</cp:revision>
  <dcterms:created xsi:type="dcterms:W3CDTF">2011-07-05T11:22:00Z</dcterms:created>
  <dcterms:modified xsi:type="dcterms:W3CDTF">2011-07-05T11:22:00Z</dcterms:modified>
</cp:coreProperties>
</file>