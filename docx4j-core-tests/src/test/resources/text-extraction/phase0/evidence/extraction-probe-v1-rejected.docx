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ms-office.activeX+xml" PartName="/word/activeX/activeX42.xml"/>
  <Override ContentType="text/html" PartName="/word/afchunk.htm"/>
  <Override ContentType="application/vnd.openxmlformats-officedocument.drawingml.chart+xml" PartName="/word/charts/chart1.xml"/>
  <Override ContentType="application/vnd.ms-office.chartcolorstyle+xml" PartName="/word/charts/colors1.xml"/>
  <Override ContentType="application/vnd.ms-office.chartstyle+xml" PartName="/word/charts/style1.xml"/>
  <Override ContentType="text/plain" PartName="/word/chunk43.txt"/>
  <Override ContentType="message/rfc822" PartName="/word/chunk44.mht"/>
  <Override ContentType="application/rtf" PartName="/word/chunk45.rtf"/>
  <Override ContentType="application/xml" PartName="/word/chunk46.xml"/>
  <Override ContentType="application/vnd.openxmlformats-officedocument.wordprocessingml.document" PartName="/word/chunk47.docx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drawingml.diagramColors+xml" PartName="/word/diagrams/colors1.xml"/>
  <Override ContentType="application/vnd.openxmlformats-officedocument.drawingml.diagramData+xml" PartName="/word/diagrams/data1.xml"/>
  <Override ContentType="application/vnd.openxmlformats-officedocument.drawingml.diagramLayout+xml" PartName="/word/diagrams/layout1.xml"/>
  <Override ContentType="application/vnd.openxmlformats-officedocument.drawingml.diagramStyle+xml" PartName="/word/diagrams/quickStyle1.xml"/>
  <Override ContentType="application/vnd.openxmlformats-officedocument.wordprocessingml.document.main+xml" PartName="/word/document.xml"/>
  <Override ContentType="application/vnd.openxmlformats-officedocument.spreadsheetml.sheet" PartName="/word/embeddings/probe39.xlsx"/>
  <Override ContentType="application/vnd.openxmlformats-officedocument.wordprocessingml.document" PartName="/word/embeddings/probe40.docx"/>
  <Override ContentType="application/vnd.openxmlformats-officedocument.oleObject" PartName="/word/embeddings/probe41.bin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7.png"/>
  <Override ContentType="image/svg+xml" PartName="/word/media/probe-svg33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body>
    <w:p>
      <w:pPr>
        <w:pStyle w:val="Title"/>
      </w:pPr>
      <w:r>
        <w:t xml:space="preserve">Text extraction probe</w:t>
      </w:r>
    </w:p>
    <w:p>
      <w:r>
        <w:t xml:space="preserve">Built by docx4j (ExtractionProbeBuilder, in docx4j-core-tests). Each case starts with a heading, Case and its number. Marker tokens are upper-case words joined by underscores; the README beside this file says where each should appear.</w:t>
      </w:r>
    </w:p>
    <w:p>
      <w:pPr>
        <w:pStyle w:val="Heading2"/>
      </w:pPr>
      <w:r>
        <w:t xml:space="preserve">Case 1: a text box: a wps Choice and a VML Fallback with different text</w:t>
      </w:r>
    </w:p>
    <w:p>
      <w:r>
        <w:t xml:space="preserve">The box: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3" name="Text Box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CHOICE_ALPHA_123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5" o:spid="_x0000_s1025" type="#_x0000_t202" style="width:216pt;height:36pt" strokeweight=".5pt">
                <v:textbox>
                  <w:txbxContent>
                    <w:p>
                      <w:r>
                        <w:t xml:space="preserve">FALLBACK_BETA_456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2: a wps Choice and no Fallback</w:t>
      </w:r>
    </w:p>
    <w:p>
      <w:r>
        <w:t xml:space="preserve">The box: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4" name="Text Box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CHOICE_ONLY_789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pStyle w:val="Heading2"/>
      </w:pPr>
      <w:r>
        <w:t xml:space="preserve">Case 3: a Choice requiring an unknown namespace, and a Fallback, each a run</w:t>
      </w:r>
    </w:p>
    <w:p>
      <w:r>
        <w:t xml:space="preserve">The runs: </w:t>
      </w:r>
      <mc:AlternateContent xmlns:zz9="http://example.com/zz9">
        <mc:Choice Requires="zz9">
          <w:r>
            <w:t xml:space="preserve">UNSUPPORTED_GAMMA </w:t>
          </w:r>
        </mc:Choice>
        <mc:Fallback>
          <w:r>
            <w:t xml:space="preserve">SUPPORTED_DELTA </w:t>
          </w:r>
        </mc:Fallback>
      </mc:AlternateContent>
    </w:p>
    <w:p>
      <w:pPr>
        <w:pStyle w:val="Heading2"/>
      </w:pPr>
      <w:r>
        <w:t xml:space="preserve">Case 4: two Choices, the first requiring an unknown namespace, the second wps; a Fallback</w:t>
      </w:r>
    </w:p>
    <w:p>
      <w:r>
        <w:t xml:space="preserve">The box: </w:t>
      </w:r>
      <w:r>
        <mc:AlternateContent xmlns:zz9="http://example.com/zz9">
          <mc:Choice Requires="zz9">
            <w:t xml:space="preserve">CHOICE1_UNKNOWN_ZETA </w:t>
          </mc:Choice>
          <mc:Choice Requires="wps">
            <w:drawing>
              <wp:inline distT="0" distB="0" distL="0" distR="0">
                <wp:extent cx="2743200" cy="457200"/>
                <wp:effectExtent l="0" t="0" r="0" b="0"/>
                <wp:docPr id="5" name="Text Box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CHOICE2_WPS_ETA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6" o:spid="_x0000_s1026" type="#_x0000_t202" style="width:216pt;height:36pt" strokeweight=".5pt">
                <v:textbox>
                  <w:txbxContent>
                    <w:p>
                      <w:r>
                        <w:t xml:space="preserve">FALLBACK_EPSILON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5: two Choices both understood (w14, then wps), each a run; a Fallback</w:t>
      </w:r>
    </w:p>
    <w:p>
      <w:r>
        <w:t xml:space="preserve">The runs: </w:t>
      </w:r>
      <mc:AlternateContent>
        <mc:Choice Requires="w14">
          <w:r>
            <w:t xml:space="preserve">MCE5_FIRST_SUPPORTED </w:t>
          </w:r>
        </mc:Choice>
        <mc:Choice Requires="wps">
          <w:r>
            <w:t xml:space="preserve">MCE5_SECOND_SUPPORTED </w:t>
          </w:r>
        </mc:Choice>
        <mc:Fallback>
          <w:r>
            <w:t xml:space="preserve">MCE5_FALLBACK </w:t>
          </w:r>
        </mc:Fallback>
      </mc:AlternateContent>
    </w:p>
    <w:p>
      <w:pPr>
        <w:pStyle w:val="Heading2"/>
      </w:pPr>
      <w:r>
        <w:t xml:space="preserve">Case 6: the wps namespace bound to another prefix (shape2010)</w:t>
      </w:r>
    </w:p>
    <w:p>
      <w:r>
        <w:t xml:space="preserve">The box: </w:t>
      </w:r>
      <w:r>
        <mc:AlternateContent xmlns:shape2010="http://schemas.microsoft.com/office/word/2010/wordprocessingShape">
          <mc:Choice Requires="shape2010">
            <w:drawing>
              <wp:inline distT="0" distB="0" distL="0" distR="0">
                <wp:extent cx="2743200" cy="457200"/>
                <wp:effectExtent l="0" t="0" r="0" b="0"/>
                <wp:docPr id="6" name="Text Box 6"/>
                <wp:cNvGraphicFramePr/>
                <a:graphic>
                  <a:graphicData uri="http://schemas.microsoft.com/office/word/2010/wordprocessingShape">
                    <shape2010:wsp>
                      <shape2010:cNvSpPr txBox="1"/>
                      <shape2010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shape2010:spPr>
                      <shape2010:txbx>
                        <w:txbxContent>
                          <w:p>
                            <w:r>
                              <w:t xml:space="preserve">MCE6_REBOUND_CHOICE</w:t>
                            </w:r>
                          </w:p>
                        </w:txbxContent>
                      </shape2010:txbx>
                      <shape2010:bodyPr rot="0" vert="horz" wrap="square" lIns="91440" tIns="45720" rIns="91440" bIns="45720" anchor="t" anchorCtr="0">
                        <a:noAutofit/>
                      </shape2010:bodyPr>
                    </shape2010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7" o:spid="_x0000_s1027" type="#_x0000_t202" style="width:216pt;height:36pt" strokeweight=".5pt">
                <v:textbox>
                  <w:txbxContent>
                    <w:p>
                      <w:r>
                        <w:t xml:space="preserve">MCE6_FALLBACK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7: a Choice requiring two namespaces, one unknown (wps zz9)</w:t>
      </w:r>
    </w:p>
    <w:p>
      <w:r>
        <w:t xml:space="preserve">The box: </w:t>
      </w:r>
      <w:r>
        <mc:AlternateContent xmlns:zz9="http://example.com/zz9">
          <mc:Choice Requires="wps zz9">
            <w:drawing>
              <wp:inline distT="0" distB="0" distL="0" distR="0">
                <wp:extent cx="2743200" cy="457200"/>
                <wp:effectExtent l="0" t="0" r="0" b="0"/>
                <wp:docPr id="7" name="Text Box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MCE7_TWO_REQ_CHOICE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8" o:spid="_x0000_s1028" type="#_x0000_t202" style="width:216pt;height:36pt" strokeweight=".5pt">
                <v:textbox>
                  <w:txbxContent>
                    <w:p>
                      <w:r>
                        <w:t xml:space="preserve">MCE7_FALLBACK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8: nested: a text box in a wps Choice whose paragraph holds another AlternateContent</w:t>
      </w:r>
    </w:p>
    <w:p>
      <w:r>
        <w:t xml:space="preserve">The box: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8" name="Text Box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MCE8_OUTER </w:t>
                            </w:r>
                            <mc:AlternateContent>
                              <mc:Choice Requires="w14">
                                <w:r>
                                  <w:t xml:space="preserve">MCE8_INNER_CHOICE </w:t>
                                </w:r>
                              </mc:Choice>
                              <mc:Fallback>
                                <w:r>
                                  <w:t xml:space="preserve">MCE8_INNER_FALLBACK </w:t>
                                </w:r>
                              </mc:Fallback>
                            </mc:AlternateConten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9" o:spid="_x0000_s1029" type="#_x0000_t202" style="width:216pt;height:36pt" strokeweight=".5pt">
                <v:textbox>
                  <w:txbxContent>
                    <w:p>
                      <w:r>
                        <w:t xml:space="preserve">MCE8_OUTER_FALLBACK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9: an insertion and a deletion in one paragraph</w:t>
      </w:r>
    </w:p>
    <w:p>
      <w:r>
        <w:t xml:space="preserve">TC9_BASE </w:t>
      </w:r>
      <w:ins w:id="1" w:author="Probe" w:date="2026-10-17T00:00:00Z">
        <w:r>
          <w:t xml:space="preserve">TC9_INSERTED </w:t>
        </w:r>
      </w:ins>
      <w:del w:id="2" w:author="Probe" w:date="2026-10-17T00:00:00Z">
        <w:r>
          <w:delText xml:space="preserve">TC9_DELETED</w:delText>
        </w:r>
      </w:del>
    </w:p>
    <w:p>
      <w:pPr>
        <w:pStyle w:val="Heading2"/>
      </w:pPr>
      <w:r>
        <w:t xml:space="preserve">Case 10: a move from paragraph A to paragraph B, with its range markers</w:t>
      </w:r>
    </w:p>
    <w:p>
      <w:r>
        <w:t xml:space="preserve">TC10_PARA_A </w:t>
      </w:r>
      <w:moveFromRangeStart w:id="3" w:author="Probe" w:date="2026-10-17T00:00:00Z" w:name="move10"/>
      <w:moveFrom w:id="4" w:author="Probe" w:date="2026-10-17T00:00:00Z">
        <w:r>
          <w:t xml:space="preserve">TC10_MOVED</w:t>
        </w:r>
      </w:moveFrom>
      <w:moveFromRangeEnd w:id="3"/>
    </w:p>
    <w:p>
      <w:r>
        <w:t xml:space="preserve">TC10_PARA_B </w:t>
      </w:r>
      <w:moveToRangeStart w:id="5" w:author="Probe" w:date="2026-10-17T00:00:00Z" w:name="move10"/>
      <w:moveTo w:id="6" w:author="Probe" w:date="2026-10-17T00:00:00Z">
        <w:r>
          <w:t xml:space="preserve">TC10_MOVED</w:t>
        </w:r>
      </w:moveTo>
      <w:moveToRangeEnd w:id="5"/>
    </w:p>
    <w:p>
      <w:pPr>
        <w:pStyle w:val="Heading2"/>
      </w:pPr>
      <w:r>
        <w:t xml:space="preserve">Case 11: a deleted paragraph mark between two paragraphs</w:t>
      </w:r>
    </w:p>
    <w:p>
      <w:pPr>
        <w:rPr>
          <w:del w:id="7" w:author="Probe" w:date="2026-10-17T00:00:00Z"/>
        </w:rPr>
      </w:pPr>
      <w:r>
        <w:t xml:space="preserve">TC11_FIRST </w:t>
      </w:r>
    </w:p>
    <w:p>
      <w:r>
        <w:t xml:space="preserve">TC11_SECOND</w:t>
      </w:r>
    </w:p>
    <w:p>
      <w:pPr>
        <w:pStyle w:val="Heading2"/>
      </w:pPr>
      <w:r>
        <w:t xml:space="preserve">Case 12: an inserted paragraph mark splitting a paragraph</w:t>
      </w:r>
    </w:p>
    <w:p>
      <w:pPr>
        <w:rPr>
          <w:ins w:id="8" w:author="Probe" w:date="2026-10-17T00:00:00Z"/>
        </w:rPr>
      </w:pPr>
      <w:r>
        <w:t xml:space="preserve">TC12_ONE </w:t>
      </w:r>
    </w:p>
    <w:p>
      <w:r>
        <w:t xml:space="preserve">TC12_TWO</w:t>
      </w:r>
    </w:p>
    <w:p>
      <w:pPr>
        <w:pStyle w:val="Heading2"/>
      </w:pPr>
      <w:r>
        <w:t xml:space="preserve">Case 13: a table with a plain row, a deleted row and an inserted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TC13_PLAIN_ROW</w:t>
            </w:r>
          </w:p>
        </w:tc>
      </w:tr>
      <w:tr>
        <w:trPr>
          <w:del w:id="9" w:author="Probe" w:date="2026-10-17T00:00:00Z"/>
        </w:trPr>
        <w:tc>
          <w:tcPr>
            <w:tcW w:w="6000" w:type="dxa"/>
          </w:tcPr>
          <w:p>
            <w:pPr>
              <w:rPr>
                <w:del w:id="10" w:author="Probe" w:date="2026-10-17T00:00:00Z"/>
              </w:rPr>
            </w:pPr>
            <w:del w:id="11" w:author="Probe" w:date="2026-10-17T00:00:00Z">
              <w:r>
                <w:delText xml:space="preserve">TC13_DELETED_ROW</w:delText>
              </w:r>
            </w:del>
          </w:p>
        </w:tc>
      </w:tr>
      <w:tr>
        <w:trPr>
          <w:ins w:id="12" w:author="Probe" w:date="2026-10-17T00:00:00Z"/>
        </w:trPr>
        <w:tc>
          <w:tcPr>
            <w:tcW w:w="6000" w:type="dxa"/>
          </w:tcPr>
          <w:p>
            <w:pPr>
              <w:rPr>
                <w:ins w:id="13" w:author="Probe" w:date="2026-10-17T00:00:00Z"/>
              </w:rPr>
            </w:pPr>
            <w:ins w:id="14" w:author="Probe" w:date="2026-10-17T00:00:00Z">
              <w:r>
                <w:t xml:space="preserve">TC13_INSERTED_ROW</w:t>
              </w:r>
            </w:ins>
          </w:p>
        </w:tc>
      </w:tr>
    </w:tbl>
    <w:p>
      <w:r>
        <w:t xml:space="preserve">After the table.</w:t>
      </w:r>
    </w:p>
    <w:p>
      <w:pPr>
        <w:pStyle w:val="Heading2"/>
      </w:pPr>
      <w:r>
        <w:t xml:space="preserve">Case 14: a deletion inside an insertion (a second author deletes part of the first author’s insertion)</w:t>
      </w:r>
    </w:p>
    <w:p>
      <w:ins w:id="15" w:author="Probe" w:date="2026-10-17T00:00:00Z">
        <w:r>
          <w:t xml:space="preserve">TC14_INS_KEPT </w:t>
        </w:r>
        <w:del w:id="16" w:author="Probe Two" w:date="2026-10-17T01:00:00Z">
          <w:r>
            <w:delText>TC14_DEL_IN_INS</w:delText>
          </w:r>
        </w:del>
      </w:ins>
    </w:p>
    <w:p>
      <w:pPr>
        <w:pStyle w:val="Heading2"/>
      </w:pPr>
      <w:r>
        <w:t xml:space="preserve">Case 15: an inserted field and a deleted field</w:t>
      </w:r>
    </w:p>
    <w:p>
      <w:r>
        <w:t xml:space="preserve">Inserted: </w:t>
      </w:r>
      <w:ins w:id="17" w:author="Probe" w:date="2026-10-17T00:00:00Z">
        <w:r>
          <w:fldChar w:fldCharType="begin"/>
        </w:r>
        <w:r>
          <w:instrText xml:space="preserve"> QUOTE inserted </w:instrText>
        </w:r>
        <w:r>
          <w:fldChar w:fldCharType="separate"/>
        </w:r>
        <w:r>
          <w:t xml:space="preserve">TC15_INSERTED_FIELD</w:t>
        </w:r>
        <w:r>
          <w:fldChar w:fldCharType="end"/>
        </w:r>
      </w:ins>
      <w:r>
        <w:t xml:space="preserve"> Deleted: </w:t>
      </w:r>
      <w:del w:id="18" w:author="Probe" w:date="2026-10-17T00:00:00Z">
        <w:r>
          <w:fldChar w:fldCharType="begin"/>
        </w:r>
        <w:r>
          <w:delInstrText xml:space="preserve"> QUOTE deleted </w:delInstrText>
        </w:r>
        <w:r>
          <w:fldChar w:fldCharType="separate"/>
        </w:r>
        <w:r>
          <w:delText>TC15_DELETED_FIELD</w:delText>
        </w:r>
        <w:r>
          <w:fldChar w:fldCharType="end"/>
        </w:r>
      </w:del>
    </w:p>
    <w:p>
      <w:pPr>
        <w:pStyle w:val="Heading2"/>
      </w:pPr>
      <w:r>
        <w:t xml:space="preserve">Case 16: a formatting-only change</w:t>
      </w:r>
    </w:p>
    <w:p>
      <w:r>
        <w:t xml:space="preserve">A run made bold, the change tracked: </w:t>
      </w:r>
      <w:r>
        <w:rPr>
          <w:b/>
          <w:rPrChange w:id="19" w:author="Probe" w:date="2026-10-17T00:00:00Z">
            <w:rPr/>
          </w:rPrChange>
        </w:rPr>
        <w:t>TC16_FORMAT_ONLY</w:t>
      </w:r>
    </w:p>
    <w:p>
      <w:pPr>
        <w:pStyle w:val="Heading2"/>
      </w:pPr>
      <w:r>
        <w:t xml:space="preserve">Case 17: tracked changes in a text box and in a footnote</w:t>
      </w:r>
    </w:p>
    <w:p>
      <w:r>
        <w:t xml:space="preserve">The box (wps, no mc): </w:t>
      </w:r>
      <w:r>
        <w:drawing>
          <wp:inline distT="0" distB="0" distL="0" distR="0">
            <wp:extent cx="2743200" cy="457200"/>
            <wp:effectExtent l="0" t="0" r="0" b="0"/>
            <wp:docPr id="9" name="Text Box 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TC17_BOX_BASE </w:t>
                        </w:r>
                        <w:ins w:id="20" w:author="Probe" w:date="2026-10-17T00:00:00Z">
                          <w:r>
                            <w:t xml:space="preserve">TC17_BOX_INS </w:t>
                          </w:r>
                        </w:ins>
                        <w:del w:id="21" w:author="Probe" w:date="2026-10-17T00:00:00Z">
                          <w:r>
                            <w:delText xml:space="preserve">TC17_BOX_DEL</w:delText>
                          </w:r>
                        </w:del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p>
      <w:r>
        <w:t xml:space="preserve">TC17_NOTE_REF_HERE 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Case 18: hidden and near-hidden text</w:t>
      </w:r>
    </w:p>
    <w:p>
      <w:r>
        <w:t xml:space="preserve">A run with w:vanish: </w:t>
      </w:r>
      <w:r>
        <w:rPr>
          <w:vanish/>
        </w:rPr>
        <w:t xml:space="preserve">HID18_VANISH</w:t>
      </w:r>
    </w:p>
    <w:p>
      <w:r>
        <w:t xml:space="preserve">A run whose character style is hidden: </w:t>
      </w:r>
      <w:r>
        <w:rPr>
          <w:rStyle w:val="ProbeHidden"/>
        </w:rPr>
        <w:t xml:space="preserve">HID18_STYLE_VANISH</w:t>
      </w:r>
    </w:p>
    <w:p>
      <w:pPr>
        <w:rPr>
          <w:vanish/>
        </w:rPr>
      </w:pPr>
      <w:r>
        <w:rPr>
          <w:vanish/>
        </w:rPr>
        <w:t xml:space="preserve">HID18_HIDDEN_PARA</w:t>
      </w:r>
    </w:p>
    <w:p>
      <w:r>
        <w:t xml:space="preserve">White text: </w:t>
      </w:r>
      <w:r>
        <w:rPr>
          <w:color w:val="FFFFFF"/>
        </w:rPr>
        <w:t xml:space="preserve">HID18_WHITE_TEXT</w:t>
      </w:r>
    </w:p>
    <w:p>
      <w:r>
        <w:t xml:space="preserve">1pt text: </w:t>
      </w:r>
      <w:r>
        <w:rPr>
          <w:sz w:val="2"/>
          <w:szCs w:val="2"/>
        </w:rPr>
        <w:t xml:space="preserve">HID18_TINY</w:t>
      </w:r>
    </w:p>
    <w:p>
      <w:r>
        <w:t xml:space="preserve">w:webHidden: </w:t>
      </w:r>
      <w:r>
        <w:rPr>
          <w:webHidden/>
        </w:rPr>
        <w:t xml:space="preserve">HID18_WEBHIDDEN</w:t>
      </w:r>
    </w:p>
    <w:p>
      <w:pPr>
        <w:pStyle w:val="Heading2"/>
      </w:pPr>
      <w:r>
        <w:t xml:space="preserve">Case 19: complex fields: a marker in the code and the result, and one in the code only</w:t>
      </w:r>
    </w:p>
    <w:p>
      <w:r>
        <w:t xml:space="preserve">QUOTE: </w:t>
      </w:r>
      <w:r>
        <w:fldChar w:fldCharType="begin"/>
      </w:r>
      <w:r>
        <w:instrText xml:space="preserve"> QUOTE "FLD19_RESULT" </w:instrText>
      </w:r>
      <w:r>
        <w:fldChar w:fldCharType="separate"/>
      </w:r>
      <w:r>
        <w:t xml:space="preserve">FLD19_RESULT</w:t>
      </w:r>
      <w:r>
        <w:fldChar w:fldCharType="end"/>
      </w:r>
    </w:p>
    <w:p>
      <w:r>
        <w:t xml:space="preserve">DOCVARIABLE: </w:t>
      </w:r>
      <w:r>
        <w:fldChar w:fldCharType="begin"/>
      </w:r>
      <w:r>
        <w:instrText xml:space="preserve"> DOCVARIABLE FLD19_INSTR_ONLY </w:instrText>
      </w:r>
      <w:r>
        <w:fldChar w:fldCharType="separate"/>
      </w:r>
      <w:r>
        <w:t xml:space="preserve">FLD19_RESULT_TWO</w:t>
      </w:r>
      <w:r>
        <w:fldChar w:fldCharType="end"/>
      </w:r>
    </w:p>
    <w:p>
      <w:pPr>
        <w:pStyle w:val="Heading2"/>
      </w:pPr>
      <w:r>
        <w:t xml:space="preserve">Case 20: a simple field</w:t>
      </w:r>
    </w:p>
    <w:p>
      <w:r>
        <w:t xml:space="preserve">fldSimple: </w:t>
      </w:r>
      <w:fldSimple w:instr=" DOCVARIABLE FLD20_SIMPLE_INSTR ">
        <w:r>
          <w:t xml:space="preserve">FLD20_SIMPLE_RESULT</w:t>
        </w:r>
      </w:fldSimple>
    </w:p>
    <w:p>
      <w:pPr>
        <w:pStyle w:val="Heading2"/>
      </w:pPr>
      <w:r>
        <w:t xml:space="preserve">Case 21: hyperlinks: a w:hyperlink with r:id, and a HYPERLINK field</w:t>
      </w:r>
    </w:p>
    <w:p>
      <w:r>
        <w:t xml:space="preserve">w:hyperlink: </w:t>
      </w:r>
      <w:hyperlink r:id="rId15" w:history="1">
        <w:r>
          <w:rPr>
            <w:rStyle w:val="Hyperlink"/>
          </w:rPr>
          <w:t xml:space="preserve">FLD21_LINK_TEXT</w:t>
        </w:r>
      </w:hyperlink>
    </w:p>
    <w:p>
      <w:r>
        <w:t xml:space="preserve">HYPERLINK field: </w:t>
      </w:r>
      <w:r>
        <w:fldChar w:fldCharType="begin"/>
      </w:r>
      <w:r>
        <w:instrText xml:space="preserve"> HYPERLINK "https://example.com/FLD21_FIELD_URL_MARK" </w:instrText>
      </w:r>
      <w:r>
        <w:fldChar w:fldCharType="separate"/>
      </w:r>
      <w:r>
        <w:rPr>
          <w:rStyle w:val="Hyperlink"/>
        </w:rPr>
        <w:t xml:space="preserve">FLD21_FIELD_LINK_TEXT</w:t>
      </w:r>
      <w:r>
        <w:fldChar w:fldCharType="end"/>
      </w:r>
    </w:p>
    <w:p>
      <w:pPr>
        <w:pStyle w:val="Heading2"/>
      </w:pPr>
      <w:r>
        <w:t xml:space="preserve">Case 22: a content control showing its placeholder</w:t>
      </w:r>
    </w:p>
    <w:p>
      <w:r>
        <w:t xml:space="preserve">The control: </w:t>
      </w:r>
      <w:sdt>
        <w:sdtPr>
          <w:alias w:val="Probe placeholder"/>
          <w:tag w:val="plc22"/>
          <w:id w:val="701"/>
          <w:showingPlcHdr/>
          <w:text/>
        </w:sdtPr>
        <w:sdtContent>
          <w:r>
            <w:rPr>
              <w:rStyle w:val="PlaceholderText"/>
            </w:rPr>
            <w:t xml:space="preserve">PLC22_PLACEHOLDER</w:t>
          </w:r>
        </w:sdtContent>
      </w:sdt>
    </w:p>
    <w:p>
      <w:pPr>
        <w:pStyle w:val="Heading2"/>
      </w:pPr>
      <w:r>
        <w:t xml:space="preserve">Case 23: a content control bound to a custom XML part, its surface text stale</w:t>
      </w:r>
    </w:p>
    <w:p>
      <w:r>
        <w:t xml:space="preserve">The control: </w:t>
      </w:r>
      <w:sdt>
        <w:sdtPr>
          <w:alias w:val="Probe bound"/>
          <w:tag w:val="bnd23"/>
          <w:id w:val="702"/>
          <w:dataBinding w:prefixMappings="xmlns:p='urn:docx4j:text-extraction-probe'" w:xpath="/p:probe[1]/p:value[1]" w:storeItemID="{6A0C3C7E-3B1F-4E21-9C5A-7E2D1F0B2A23}"/>
          <w:text/>
        </w:sdtPr>
        <w:sdtContent>
          <w:r>
            <w:t xml:space="preserve">BND23_SURFACE_STALE</w:t>
          </w:r>
        </w:sdtContent>
      </w:sdt>
    </w:p>
    <w:p>
      <w:pPr>
        <w:pStyle w:val="Heading2"/>
      </w:pPr>
      <w:r>
        <w:t xml:space="preserve">Case 24: a rich text control, and a block-level control in a table cell</w:t>
      </w:r>
    </w:p>
    <w:p>
      <w:r>
        <w:t xml:space="preserve">Inline: </w:t>
      </w:r>
      <w:sdt>
        <w:sdtPr>
          <w:alias w:val="Probe rich text"/>
          <w:tag w:val="sdt24"/>
          <w:id w:val="703"/>
        </w:sdtPr>
        <w:sdtContent>
          <w:r>
            <w:t xml:space="preserve">SDT24_CONTENT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sdt>
            <w:sdtPr>
              <w:alias w:val="Probe block"/>
              <w:tag w:val="sdt24cell"/>
              <w:id w:val="704"/>
            </w:sdtPr>
            <w:sdtContent>
              <w:p>
                <w:r>
                  <w:t xml:space="preserve">SDT24_IN_CELL</w:t>
                </w:r>
              </w:p>
            </w:sdtContent>
          </w:sdt>
          <w:p/>
        </w:tc>
      </w:tr>
    </w:tbl>
    <w:p>
      <w:r>
        <w:t xml:space="preserve">After the table.</w:t>
      </w:r>
    </w:p>
    <w:p>
      <w:pPr>
        <w:pStyle w:val="Heading2"/>
      </w:pPr>
      <w:r>
        <w:t xml:space="preserve">Case 25: text boxes and legacy WordArt</w:t>
      </w:r>
    </w:p>
    <w:p>
      <w:r>
        <w:t xml:space="preserve">A floating DrawingML box: </w:t>
      </w:r>
      <w:r>
        <w:drawing>
          <wp:anchor distT="45720" distB="45720" distL="114300" distR="114300" simplePos="0" relativeHeight="251658250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0</wp:posOffset>
            </wp:positionV>
            <wp:extent cx="2286000" cy="457200"/>
            <wp:effectExtent l="0" t="0" r="0" b="0"/>
            <wp:wrapSquare wrapText="bothSides"/>
            <wp:docPr id="10" name="Text Box 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TBX25_FLOAT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</w:p>
    <w:p>
      <w:r>
        <w:t xml:space="preserve">An inline DrawingML box: </w:t>
      </w:r>
      <w:r>
        <w:drawing>
          <wp:inline distT="0" distB="0" distL="0" distR="0">
            <wp:extent cx="2743200" cy="457200"/>
            <wp:effectExtent l="0" t="0" r="0" b="0"/>
            <wp:docPr id="11" name="Text Box 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TBX25_INLINE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p>
      <w:r>
        <w:t xml:space="preserve">A VML box, no mc: 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030" o:spid="_x0000_s1030" type="#_x0000_t202" style="width:216pt;height:36pt" strokeweight=".5pt">
            <v:textbox>
              <w:txbxContent>
                <w:p>
                  <w:r>
                    <w:t xml:space="preserve">TBX25_VML_ONLY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In a cell: </w:t>
            </w:r>
            <w:r>
              <w:drawing>
                <wp:inline distT="0" distB="0" distL="0" distR="0">
                  <wp:extent cx="2743200" cy="457200"/>
                  <wp:effectExtent l="0" t="0" r="0" b="0"/>
                  <wp:docPr id="12" name="Text Box 12"/>
                  <wp:cNvGraphicFramePr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7432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r>
                                <w:t xml:space="preserve">TBX25_IN_CELL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</w:tbl>
    <w:p>
      <w:r>
        <w:t xml:space="preserve">Legacy WordArt (v:textpath): </w:t>
      </w: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1031" o:spid="_x0000_s1031" type="#_x0000_t136" style="width:216pt;height:24pt" fillcolor="black" stroked="f">
            <v:textpath style="font-family:&quot;Arial Black&quot;;v-text-kern:t" trim="t" fitpath="t" string="WA25_TEXTPATH"/>
          </v:shape>
        </w:pict>
      </w:r>
    </w:p>
    <w:p>
      <w:pPr>
        <w:pStyle w:val="Heading2"/>
      </w:pPr>
      <w:r>
        <w:t xml:space="preserve">Case 26: headers and footers over two sections, and a header no section uses</w:t>
      </w:r>
    </w:p>
    <w:p>
      <w:r>
        <w:t xml:space="preserve">Section 1 has a default, a first-page and an even-page header, and a default footer (header1 also holds the box of case 25). The next paragraph starts section 2, on a new page, with its own default header.</w:t>
      </w:r>
    </w:p>
    <w:p>
      <w:pPr>
        <w:sectPr>
          <w:headerReference w:type="default" r:id="rId4"/>
          <w:headerReference w:type="first" r:id="rId5"/>
          <w:headerReference w:type="even" r:id="rId6"/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</w:sectPr>
      </w:pPr>
      <w:r>
        <w:t xml:space="preserve">The last paragraph of section 1.</w:t>
      </w:r>
    </w:p>
    <w:p>
      <w:r>
        <w:t xml:space="preserve">The first paragraph of section 2.</w:t>
      </w:r>
    </w:p>
    <w:p>
      <w:pPr>
        <w:pStyle w:val="Heading2"/>
      </w:pPr>
      <w:r>
        <w:t xml:space="preserve">Case 27: a footnote, an endnote, and a footnote whose reference is deleted</w:t>
      </w:r>
    </w:p>
    <w:p>
      <w:r>
        <w:t xml:space="preserve">FN27_REF_HERE </w:t>
      </w:r>
      <w:r>
        <w:rPr>
          <w:rStyle w:val="FootnoteReference"/>
        </w:rPr>
        <w:footnoteReference w:id="2"/>
      </w:r>
    </w:p>
    <w:p>
      <w:r>
        <w:t xml:space="preserve">EN27_REF_HERE </w:t>
      </w:r>
      <w:r>
        <w:rPr>
          <w:rStyle w:val="EndnoteReference"/>
        </w:rPr>
        <w:endnoteReference w:id="1"/>
      </w:r>
    </w:p>
    <w:p>
      <w:r>
        <w:t xml:space="preserve">FN27_DELETED_REF_HERE </w:t>
      </w:r>
      <w:del w:id="23" w:author="Probe" w:date="2026-10-17T00:00:00Z">
        <w:r>
          <w:rPr>
            <w:rStyle w:val="FootnoteReference"/>
          </w:rPr>
          <w:footnoteReference w:id="3"/>
        </w:r>
      </w:del>
    </w:p>
    <w:p>
      <w:pPr>
        <w:pStyle w:val="Heading2"/>
      </w:pPr>
      <w:r>
        <w:t xml:space="preserve">Case 28: comments: one with a reply, and one resolved</w:t>
      </w:r>
    </w:p>
    <w:p>
      <w:commentRangeStart w:id="0"/>
      <w:commentRangeStart w:id="1"/>
      <w:r>
        <w:t xml:space="preserve">CMT28_ANCHOR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and </w:t>
      </w:r>
      <w:commentRangeStart w:id="2"/>
      <w:r>
        <w:t xml:space="preserve">CMT28_RESOLVED_ANCHOR</w:t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t xml:space="preserve">Case 29: symbols, a numbered list and a Symbol-font bulleted list</w:t>
      </w:r>
    </w:p>
    <w:p>
      <w:r>
        <w:t xml:space="preserve">SYM29_MARK </w:t>
      </w:r>
      <w:r>
        <w:sym w:font="Wingdings" w:char="F0FC"/>
      </w:r>
      <w:r>
        <w:t xml:space="preserve"> </w:t>
      </w:r>
      <w:r>
        <w:sym w:font="Symbol" w:char="F061"/>
      </w:r>
    </w:p>
    <w:p>
      <w:pPr>
        <w:pStyle w:val="ListParagraph"/>
        <w:numPr>
          <w:ilvl w:val="0"/>
          <w:numId w:val="1"/>
        </w:numPr>
      </w:pPr>
      <w:r>
        <w:t xml:space="preserve">LST29_ITEM_A</w:t>
      </w:r>
    </w:p>
    <w:p>
      <w:pPr>
        <w:pStyle w:val="ListParagraph"/>
        <w:numPr>
          <w:ilvl w:val="0"/>
          <w:numId w:val="1"/>
        </w:numPr>
      </w:pPr>
      <w:r>
        <w:t xml:space="preserve">LST29_ITEM_B</w:t>
      </w:r>
    </w:p>
    <w:p>
      <w:pPr>
        <w:pStyle w:val="ListParagraph"/>
        <w:numPr>
          <w:ilvl w:val="0"/>
          <w:numId w:val="1"/>
        </w:numPr>
      </w:pPr>
      <w:r>
        <w:t xml:space="preserve">LST29_ITEM_C</w:t>
      </w:r>
    </w:p>
    <w:p>
      <w:pPr>
        <w:pStyle w:val="ListParagraph"/>
        <w:numPr>
          <w:ilvl w:val="0"/>
          <w:numId w:val="2"/>
        </w:numPr>
      </w:pPr>
      <w:r>
        <w:t xml:space="preserve">LST29_BULLET_ONE</w:t>
      </w:r>
    </w:p>
    <w:p>
      <w:pPr>
        <w:pStyle w:val="ListParagraph"/>
        <w:numPr>
          <w:ilvl w:val="0"/>
          <w:numId w:val="2"/>
        </w:numPr>
      </w:pPr>
      <w:r>
        <w:t xml:space="preserve">LST29_BULLET_TWO</w:t>
      </w:r>
    </w:p>
    <w:p>
      <w:pPr>
        <w:pStyle w:val="Heading2"/>
      </w:pPr>
      <w:r>
        <w:t xml:space="preserve">Case 30: breaks, a tab and hyphens</w:t>
      </w:r>
    </w:p>
    <w:p>
      <w:r>
        <w:t xml:space="preserve">BRK30_BEFORE</w:t>
      </w:r>
      <w:r>
        <w:br/>
      </w:r>
      <w:r>
        <w:t xml:space="preserve">BRK30_AFTER</w:t>
      </w:r>
    </w:p>
    <w:p>
      <w:r>
        <w:br w:type="page"/>
      </w:r>
      <w:r>
        <w:t xml:space="preserve">BRK30_PAGE</w:t>
      </w:r>
    </w:p>
    <w:p>
      <w:r>
        <w:br w:type="column"/>
      </w:r>
      <w:r>
        <w:t xml:space="preserve">BRK30_COLUMN</w:t>
      </w:r>
    </w:p>
    <w:p>
      <w:r>
        <w:t xml:space="preserve">TAB30_LEFT</w:t>
      </w:r>
      <w:r>
        <w:tab/>
      </w:r>
      <w:r>
        <w:t xml:space="preserve">TAB30_RIGHT</w:t>
      </w:r>
    </w:p>
    <w:p>
      <w:r>
        <w:t xml:space="preserve">HY30_NON</w:t>
      </w:r>
      <w:r>
        <w:noBreakHyphen/>
      </w:r>
      <w:r>
        <w:t xml:space="preserve">BREAK</w:t>
      </w:r>
      <w:r>
        <w:t xml:space="preserve"> </w:t>
      </w:r>
      <w:r>
        <w:t xml:space="preserve">HY30_SO</w:t>
      </w:r>
      <w:r>
        <w:softHyphen/>
      </w:r>
      <w:r>
        <w:t xml:space="preserve">FT</w:t>
      </w:r>
    </w:p>
    <w:p>
      <w:pPr>
        <w:pStyle w:val="Heading2"/>
      </w:pPr>
      <w:r>
        <w:t xml:space="preserve">Case 31: a table: header row, two-paragraph cell, nested table, merged cell, empty cell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9000" w:type="dxa"/>
            <w:gridSpan w:val="3"/>
          </w:tcPr>
          <w:p>
            <w:r>
              <w:t xml:space="preserve">TBL31_HEADER</w:t>
            </w:r>
          </w:p>
        </w:tc>
      </w:tr>
      <w:tr>
        <w:tc>
          <w:tcPr>
            <w:tcW w:w="3000" w:type="dxa"/>
          </w:tcPr>
          <w:p>
            <w:r>
              <w:t xml:space="preserve">TBL31_CELL_P1</w:t>
            </w:r>
          </w:p>
          <w:p>
            <w:r>
              <w:t xml:space="preserve">TBL31_CELL_P2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0"/>
            </w:tblGrid>
            <w:tr>
              <w:tc>
                <w:tcPr>
                  <w:tcW w:w="2500" w:type="dxa"/>
                </w:tcPr>
                <w:p>
                  <w:r>
                    <w:t xml:space="preserve">TBL31_NESTED</w:t>
                  </w:r>
                </w:p>
              </w:tc>
            </w:tr>
          </w:tbl>
          <w:p/>
        </w:tc>
        <w:tc>
          <w:tcPr>
            <w:tcW w:w="3000" w:type="dxa"/>
          </w:tcPr>
          <w:p/>
        </w:tc>
      </w:tr>
      <w:tr>
        <w:tc>
          <w:tcPr>
            <w:tcW w:w="6000" w:type="dxa"/>
            <w:gridSpan w:val="2"/>
          </w:tcPr>
          <w:p>
            <w:r>
              <w:t xml:space="preserve">TBL31_MERGED</w:t>
            </w:r>
          </w:p>
        </w:tc>
        <w:tc>
          <w:tcPr>
            <w:tcW w:w="3000" w:type="dxa"/>
          </w:tcPr>
          <w:p>
            <w:r>
              <w:t xml:space="preserve">TBL31_LAST_CELL</w:t>
            </w:r>
          </w:p>
        </w:tc>
      </w:tr>
    </w:tbl>
    <w:p>
      <w:r>
        <w:t xml:space="preserve">After the table.</w:t>
      </w:r>
    </w:p>
    <w:p>
      <w:pPr>
        <w:pStyle w:val="Heading2"/>
      </w:pPr>
      <w:r>
        <w:t xml:space="preserve">Case 32: an equation with a fraction</w:t>
      </w:r>
    </w:p>
    <w:p>
      <m:oMathPara>
        <m:oMath>
          <m:r>
            <w:rPr>
              <w:rFonts w:ascii="Cambria Math" w:hAnsi="Cambria Math"/>
            </w:rPr>
            <m:t>MTH32_A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MTH32_B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pStyle w:val="Heading2"/>
      </w:pPr>
      <w:r>
        <w:t xml:space="preserve">Case 33: pictures: alt text and a title, decorative, and an SVG with text in it</w:t>
      </w:r>
    </w:p>
    <w:p>
      <w:r>
        <w:t xml:space="preserve">Alt text and title: </w:t>
      </w:r>
      <w:r>
        <w:drawing>
          <wp:inline distT="0" distB="0" distL="0" distR="0">
            <wp:extent cx="914400" cy="457200"/>
            <wp:effectExtent l="0" t="0" r="0" b="0"/>
            <wp:docPr id="14" name="Picture 14" descr="IMG33_ALT_TEXT" title="IMG33_TIT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Decorative: </w:t>
      </w:r>
      <w:r>
        <w:drawing>
          <wp:inline distT="0" distB="0" distL="0" distR="0">
            <wp:extent cx="914400" cy="457200"/>
            <wp:effectExtent l="0" t="0" r="0" b="0"/>
            <wp:docPr id="15" name="Picture 15" descr="IMG33_DECORATIVE_DESCR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SVG, its PNG fallback in a:blip: </w:t>
      </w:r>
      <w:r>
        <w:drawing>
          <wp:inline distT="0" distB="0" distL="0" distR="0">
            <wp:extent cx="914400" cy="457200"/>
            <wp:effectExtent l="0" t="0" r="0" b="0"/>
            <wp:docPr id="16" name="Picture 16" descr="IMG33_SVG_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Case 34: a chart</w:t>
      </w:r>
    </w:p>
    <w:p>
      <w:r>
        <w:t xml:space="preserve">The chart: </w:t>
      </w:r>
      <w:r>
        <w:rPr>
          <w:noProof/>
        </w:rPr>
        <w:drawing>
          <wp:inline distT="0" distB="0" distL="0" distR="0">
            <wp:extent cx="3657600" cy="2286000"/>
            <wp:effectExtent l="0" t="0" r="0" b="0"/>
            <wp:docPr id="2" name="Chart 2"/>
            <wp:cNvGraphicFramePr/>
            <a:graphic>
              <a:graphicData uri="http://schemas.openxmlformats.org/drawingml/2006/chart">
                <c:chart xmlns:c="http://schemas.openxmlformats.org/drawingml/2006/chart" r:id="rId26"/>
              </a:graphicData>
            </a:graphic>
          </wp:inline>
        </w:drawing>
      </w:r>
    </w:p>
    <w:p>
      <w:pPr>
        <w:pStyle w:val="Heading2"/>
      </w:pPr>
      <w:r>
        <w:t xml:space="preserve">Case 35: SmartArt: a root and two children, stored out of reading order</w:t>
      </w:r>
    </w:p>
    <w:p>
      <w:r>
        <w:t xml:space="preserve">The diagram: </w:t>
      </w:r>
      <w:r>
        <w:drawing>
          <wp:inline distT="0" distB="0" distL="0" distR="0">
            <wp:extent cx="4572000" cy="228600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xmlns:dgm="http://schemas.openxmlformats.org/drawingml/2006/diagram" r:dm="rId22" r:lo="rId23" r:qs="rId24" r:cs="rId25"/>
              </a:graphicData>
            </a:graphic>
          </wp:inline>
        </w:drawing>
      </w:r>
    </w:p>
    <w:p>
      <w:pPr>
        <w:pStyle w:val="Heading2"/>
      </w:pPr>
      <w:r>
        <w:t xml:space="preserve">Case 36: an altChunk holding HTML</w:t>
      </w:r>
    </w:p>
    <w:altChunk r:id="rId21"/>
    <w:p>
      <w:r>
        <w:t xml:space="preserve">After the altChunk.</w:t>
      </w:r>
    </w:p>
    <w:p>
      <w:pPr>
        <w:pStyle w:val="Heading2"/>
      </w:pPr>
      <w:r>
        <w:t xml:space="preserve">Case 37: ruby</w:t>
      </w:r>
    </w:p>
    <w:p>
      <w:r>
        <w:t xml:space="preserve">Ruby: </w:t>
      </w:r>
      <w: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>
              <w:rPr>
                <w:sz w:val="10"/>
              </w:rPr>
              <w:t xml:space="preserve">RBY37_RUBY</w:t>
            </w:r>
          </w:rt>
          <w:rubyBase>
            <w:r>
              <w:t xml:space="preserve">RBY37_BASE</w:t>
            </w:r>
          </w:rubyBase>
        </w:ruby>
      </w:r>
    </w:p>
    <w:p>
      <w:pPr>
        <w:pStyle w:val="Heading2"/>
      </w:pPr>
      <w:r>
        <w:t xml:space="preserve">Case 38: document properties and a custom XML part</w:t>
      </w:r>
    </w:p>
    <w:p>
      <w:r>
        <w:t xml:space="preserve">The core properties hold a title and a subject; the custom XML part case 23 binds to holds one more value.</w:t>
      </w:r>
    </w:p>
    <w:p>
      <w:pPr>
        <w:pStyle w:val="Heading2"/>
      </w:pPr>
      <w:r>
        <w:t xml:space="preserve">Case 39: an embedded workbook</w:t>
      </w:r>
    </w:p>
    <w:p>
      <w:r>
        <w:object w:dxaOrig="1280" w:dyaOrig="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64pt;height:32pt" o:ole="">
            <v:imagedata r:id="rId27" o:title=""/>
          </v:shape>
          <o:OLEObject Type="Embed" ProgID="Excel.Sheet.12" ShapeID="_x0000_i1032" DrawAspect="Icon" ObjectID="_1000001032" r:id="rId28"/>
        </w:object>
      </w:r>
    </w:p>
    <w:p>
      <w:pPr>
        <w:pStyle w:val="Heading2"/>
      </w:pPr>
      <w:r>
        <w:t xml:space="preserve">Case 40: an embedded document containing another embedded document</w:t>
      </w:r>
    </w:p>
    <w:p>
      <w:r>
        <w:object w:dxaOrig="1280" w:dyaOrig="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64pt;height:32pt" o:ole="">
            <v:imagedata r:id="rId27" o:title=""/>
          </v:shape>
          <o:OLEObject Type="Embed" ProgID="Word.Document.12" ShapeID="_x0000_i1034" DrawAspect="Icon" ObjectID="_1000001034" r:id="rId29"/>
        </w:object>
      </w:r>
    </w:p>
    <w:p>
      <w:pPr>
        <w:pStyle w:val="Heading2"/>
      </w:pPr>
      <w:r>
        <w:t xml:space="preserve">Case 41: an OLE package containing a plain-text file</w:t>
      </w:r>
    </w:p>
    <w:p>
      <w:r>
        <w:object w:dxaOrig="1280" w:dyaOrig="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64pt;height:32pt" o:ole="">
            <v:imagedata r:id="rId27" o:title=""/>
          </v:shape>
          <o:OLEObject Type="Embed" ProgID="Package" ShapeID="_x0000_i1035" DrawAspect="Icon" ObjectID="_1000001035" r:id="rId30"/>
        </w:object>
      </w:r>
    </w:p>
    <w:p>
      <w:pPr>
        <w:pStyle w:val="Heading2"/>
      </w:pPr>
      <w:r>
        <w:t xml:space="preserve">Case 42: an ActiveX command button with a preview</w:t>
      </w:r>
    </w:p>
    <w:p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64pt;height:32pt" o:ole="">
            <v:imagedata r:id="rId27" o:title=""/>
          </v:shape>
          <w:control r:id="rId31" w:name="ProbeButton" w:shapeid="_x0000_i1036"/>
        </w:object>
      </w:r>
    </w:p>
    <w:p>
      <w:pPr>
        <w:pStyle w:val="Heading2"/>
      </w:pPr>
      <w:r>
        <w:t xml:space="preserve">Case 43: a plain-text altChunk</w:t>
      </w:r>
    </w:p>
    <w:altChunk r:id="rId32"/>
    <w:p>
      <w:pPr>
        <w:pStyle w:val="Heading2"/>
      </w:pPr>
      <w:r>
        <w:t xml:space="preserve">Case 44: an MHT altChunk</w:t>
      </w:r>
    </w:p>
    <w:altChunk r:id="rId33"/>
    <w:p>
      <w:pPr>
        <w:pStyle w:val="Heading2"/>
      </w:pPr>
      <w:r>
        <w:t xml:space="preserve">Case 45: an RTF altChunk</w:t>
      </w:r>
    </w:p>
    <w:altChunk r:id="rId34"/>
    <w:p>
      <w:pPr>
        <w:pStyle w:val="Heading2"/>
      </w:pPr>
      <w:r>
        <w:t xml:space="preserve">Case 46: a Flat OPC altChunk</w:t>
      </w:r>
    </w:p>
    <w:altChunk r:id="rId35"/>
    <w:p>
      <w:pPr>
        <w:pStyle w:val="Heading2"/>
      </w:pPr>
      <w:r>
        <w:t xml:space="preserve">Case 47: a document altChunk containing an HTML altChunk</w:t>
      </w:r>
    </w:p>
    <w:altChunk r:id="rId36"/>
    <w:p>
      <w:pPr>
        <w:pStyle w:val="Heading2"/>
      </w:pPr>
      <w:r>
        <w:t xml:space="preserve">Case 48: inspection kinds and characters preserved in extraction</w:t>
      </w:r>
    </w:p>
    <w:p>
      <w:r>
        <w:rPr>
          <w:color w:val="777777"/>
          <w:shd w:val="clear" w:fill="777777"/>
        </w:rPr>
        <w:t xml:space="preserve">SHD48_SHADED </w:t>
      </w:r>
      <w:r>
        <w:t xml:space="preserve">ZW48_SP​LIT TAG48_MARK󠁁󠁂 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037" o:spid="_x0000_s1037" type="#_x0000_t202" style="position:absolute;margin-left:-5000pt;margin-top:-5000pt;width:216pt;height:36pt" strokeweight=".5pt">
            <v:textbox>
              <w:txbxContent>
                <w:p>
                  <w:r>
                    <w:t xml:space="preserve">OFF48_BOX</w:t>
                  </w:r>
                </w:p>
              </w:txbxContent>
            </v:textbox>
          </v:shape>
        </w:pic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038" o:spid="_x0000_s1038" type="#_x0000_t202" style="width:0pt;height:0pt" strokeweight=".5pt">
            <v:textbox>
              <w:txbxContent>
                <w:p>
                  <w:r>
                    <w:t xml:space="preserve">ZER48_BOX</w:t>
                  </w:r>
                </w:p>
              </w:txbxContent>
            </v:textbox>
          </v:shape>
        </w:pict>
      </w:r>
    </w:p>
    <w:p>
      <w:pPr>
        <w:rPr>
          <w:specVanish/>
        </w:rPr>
      </w:pPr>
      <w:r>
        <w:t xml:space="preserve">SPV48_SEPARATOR</w:t>
      </w:r>
    </w:p>
    <w:p>
      <w:pPr>
        <w:pStyle w:val="Heading2"/>
      </w:pPr>
      <w:r>
        <w:t xml:space="preserve">Case 49: external fields with cached results</w:t>
      </w:r>
    </w:p>
    <w:p>
      <w:r>
        <w:fldChar w:fldCharType="begin"/>
      </w:r>
      <w:r>
        <w:instrText xml:space="preserve"> DDEAUTO ProbeServer DDE49_INSTR Item </w:instrText>
      </w:r>
      <w:r>
        <w:fldChar w:fldCharType="separate"/>
      </w:r>
      <w:r>
        <w:t xml:space="preserve">DDE49_RESULT</w:t>
      </w:r>
      <w:r>
        <w:fldChar w:fldCharType="end"/>
      </w:r>
      <w:r>
        <w:t xml:space="preserve"> </w:t>
      </w:r>
      <w:r>
        <w:fldChar w:fldCharType="begin"/>
      </w:r>
      <w:r>
        <w:instrText xml:space="preserve"> INCLUDETEXT "file:///INC49_INSTR.docx" </w:instrText>
      </w:r>
      <w:r>
        <w:fldChar w:fldCharType="separate"/>
      </w:r>
      <w:r>
        <w:t xml:space="preserve">INC49_RESULT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"file:///FLD49_FILE_MARK" </w:instrText>
      </w:r>
      <w:r>
        <w:fldChar w:fldCharType="separate"/>
      </w:r>
      <w:r>
        <w:t xml:space="preserve">Local file link</w:t>
      </w:r>
      <w:r>
        <w:fldChar w:fldCharType="end"/>
      </w:r>
    </w:p>
    <w:sectPr>
      <w:headerReference w:type="default" r:id="rId7"/>
      <w:pgSz w:w="11906" w:h="16838"/>
      <w:pgMar w:top="1440" w:right="1440" w:bottom="1440" w:left="1440" w:header="708" w:footer="708" w:gutter="0"/>
      <w:cols w:space="708"/>
    </w:sectPr>
  </w:body>
</w:document>
</file>

<file path=word/chunk43.txt>ALT43_TEXT_LINE_ONE
ALT43_TEXT_LINE_TWO

</file>

<file path=word/chunk46.xml><?xml version="1.0" encoding="utf-8"?>
<pkg:package xmlns:pkg="http://schemas.microsoft.com/office/2006/xmlPackage">
  <pkg:part pkg:name="/_rels/.rels" pkg:contentType="application/vnd.openxmlformats-package.relationships+xml">
    <pkg:xmlData>
      <Relationships xmlns="http://schemas.openxmlformats.org/package/2006/relationships">
        <Relationship Id="rId1" Type="http://schemas.openxmlformats.org/officeDocument/2006/relationships/officeDocument" Target="word/document.xml"/>
      </Relationships>
    </pkg:xmlData>
  </pkg:part>
  <pkg:part pkg:name="/word/document.xml" pkg:contentType="application/vnd.openxmlformats-officedocument.wordprocessingml.document.main+xml">
    <pkg:xmlData>
      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      <w:body>
          <w:p>
            <w:r>
              <w:t xml:space="preserve">ALT46_FLATOPC_CHUNK</w:t>
            </w:r>
          </w:p>
          <w:sectPr/>
        </w:body>
      </w:document>
    </pkg:xmlData>
  </pkg:part>
</pkg:package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comment w:id="0" w:author="Probe" w:date="2026-10-17T00:00:00Z" w:initials="P">
    <w:p w14:paraId="10000001" w14:textId="77777777">
      <w:pPr>
        <w:pStyle w:val="CommentText"/>
      </w:pPr>
      <w:r>
        <w:rPr>
          <w:rStyle w:val="CommentReference"/>
        </w:rPr>
        <w:annotationRef/>
      </w:r>
      <w:r>
        <w:t xml:space="preserve">CMT28_COMMENT_TEXT</w:t>
      </w:r>
    </w:p>
  </w:comment>
  <w:comment w:id="1" w:author="Probe" w:date="2026-10-17T00:00:00Z" w:initials="P">
    <w:p w14:paraId="10000002" w14:textId="77777777">
      <w:pPr>
        <w:pStyle w:val="CommentText"/>
      </w:pPr>
      <w:r>
        <w:rPr>
          <w:rStyle w:val="CommentReference"/>
        </w:rPr>
        <w:annotationRef/>
      </w:r>
      <w:r>
        <w:t xml:space="preserve">CMT28_REPLY</w:t>
      </w:r>
    </w:p>
  </w:comment>
  <w:comment w:id="2" w:author="Probe" w:date="2026-10-17T00:00:00Z" w:initials="P">
    <w:p w14:paraId="10000003" w14:textId="77777777">
      <w:pPr>
        <w:pStyle w:val="CommentText"/>
      </w:pPr>
      <w:r>
        <w:rPr>
          <w:rStyle w:val="CommentReference"/>
        </w:rPr>
        <w:annotationRef/>
      </w:r>
      <w:r>
        <w:t xml:space="preserve">CMT28_RESOLVED_COMMENT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1" w15:done="0"/>
  <w15:commentEx w15:paraId="10000002" w15:paraIdParent="10000001" w15:done="0"/>
  <w15:commentEx w15:paraId="10000003" w15:done="1"/>
</w15:commentsEx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 xml:space="preserve">EN27_NOTE_TEXT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FTR26_DEFAULT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TC17_NOTE_BASE </w:t>
      </w:r>
      <w:del w:id="22" w:author="Probe" w:date="2026-10-17T00:00:00Z">
        <w:r>
          <w:delText xml:space="preserve">TC17_NOTE_DEL</w:delText>
        </w:r>
      </w:del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FN27_NOTE_TEXT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FN27_DELETED_REF_NOTE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HDR26_DEFAULT </w:t>
    </w:r>
    <w:r>
      <w:drawing>
        <wp:inline distT="0" distB="0" distL="0" distR="0">
          <wp:extent cx="2743200" cy="457200"/>
          <wp:effectExtent l="0" t="0" r="0" b="0"/>
          <wp:docPr id="13" name="Text Box 13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43200" cy="457200"/>
                  </a:xfrm>
                  <a:prstGeom prst="rect">
                    <a:avLst/>
                  </a:prstGeom>
                  <a:solidFill>
                    <a:srgbClr val="FFFFFF"/>
                  </a:solidFill>
                  <a:ln w="6350">
                    <a:solidFill>
                      <a:srgbClr val="000000"/>
                    </a:solidFill>
                  </a:ln>
                </wps:spPr>
                <wps:txbx>
                  <w:txbxContent>
                    <w:p>
                      <w:r>
                        <w:t xml:space="preserve">TBX25_IN_HEADER</w:t>
                      </w:r>
                    </w:p>
                  </w:txbxContent>
                </wps:txbx>
                <wps:bodyPr rot="0" vert="horz" wrap="square" lIns="91440" tIns="45720" rIns="91440" bIns="45720" anchor="t" anchorCtr="0">
                  <a:noAutofit/>
                </wps:bodyPr>
              </wps:wsp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HDR26_FIRST</w: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HDR26_EVEN</w: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HDR26_SECTION2</w: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HDR26_ORPHAN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1.xml" Type="http://schemas.openxmlformats.org/officeDocument/2006/relationships/header" Id="rId4"/>
    <Relationship Target="header2.xml" Type="http://schemas.openxmlformats.org/officeDocument/2006/relationships/header" Id="rId5"/>
    <Relationship Target="header3.xml" Type="http://schemas.openxmlformats.org/officeDocument/2006/relationships/header" Id="rId6"/>
    <Relationship Target="header4.xml" Type="http://schemas.openxmlformats.org/officeDocument/2006/relationships/header" Id="rId7"/>
    <Relationship Target="header5.xml" Type="http://schemas.openxmlformats.org/officeDocument/2006/relationships/header" Id="rId8"/>
    <Relationship Target="footer1.xml" Type="http://schemas.openxmlformats.org/officeDocument/2006/relationships/footer" Id="rId9"/>
    <Relationship Target="footnotes.xml" Type="http://schemas.openxmlformats.org/officeDocument/2006/relationships/footnotes" Id="rId10"/>
    <Relationship Target="endnotes.xml" Type="http://schemas.openxmlformats.org/officeDocument/2006/relationships/endnotes" Id="rId11"/>
    <Relationship Target="comments.xml" Type="http://schemas.openxmlformats.org/officeDocument/2006/relationships/comments" Id="rId12"/>
    <Relationship Target="commentsExtended.xml" Type="http://schemas.microsoft.com/office/2011/relationships/commentsExtended" Id="rId13"/>
    <Relationship Target="numbering.xml" Type="http://schemas.openxmlformats.org/officeDocument/2006/relationships/numbering" Id="rId14"/>
    <Relationship TargetMode="External" Target="https://example.com/FLD21_URL_MARK" Type="http://schemas.openxmlformats.org/officeDocument/2006/relationships/hyperlink" Id="rId15"/>
    <Relationship Target="../customXml/item1.xml" Type="http://schemas.openxmlformats.org/officeDocument/2006/relationships/customXml" Id="rId16"/>
    <Relationship Target="media/document_image_rId17.png" Type="http://schemas.openxmlformats.org/officeDocument/2006/relationships/image" Id="rId17"/>
    <Relationship Target="media/document_image_rId18.png" Type="http://schemas.openxmlformats.org/officeDocument/2006/relationships/image" Id="rId18"/>
    <Relationship Target="media/document_image_rId19.png" Type="http://schemas.openxmlformats.org/officeDocument/2006/relationships/image" Id="rId19"/>
    <Relationship Target="media/probe-svg33.svg" Type="http://schemas.openxmlformats.org/officeDocument/2006/relationships/image" Id="rId20"/>
    <Relationship Target="afchunk.htm" Type="http://schemas.openxmlformats.org/officeDocument/2006/relationships/aFChunk" Id="rId21"/>
    <Relationship Target="diagrams/data1.xml" Type="http://schemas.openxmlformats.org/officeDocument/2006/relationships/diagramData" Id="rId22"/>
    <Relationship Target="diagrams/layout1.xml" Type="http://schemas.openxmlformats.org/officeDocument/2006/relationships/diagramLayout" Id="rId23"/>
    <Relationship Target="diagrams/quickStyle1.xml" Type="http://schemas.openxmlformats.org/officeDocument/2006/relationships/diagramQuickStyle" Id="rId24"/>
    <Relationship Target="diagrams/colors1.xml" Type="http://schemas.openxmlformats.org/officeDocument/2006/relationships/diagramColors" Id="rId25"/>
    <Relationship Target="charts/chart1.xml" Type="http://schemas.openxmlformats.org/officeDocument/2006/relationships/chart" Id="rId26"/>
    <Relationship Target="media/document_image_rId27.png" Type="http://schemas.openxmlformats.org/officeDocument/2006/relationships/image" Id="rId27"/>
    <Relationship Target="embeddings/probe39.xlsx" Type="http://schemas.openxmlformats.org/officeDocument/2006/relationships/package" Id="rId28"/>
    <Relationship Target="embeddings/probe40.docx" Type="http://schemas.openxmlformats.org/officeDocument/2006/relationships/package" Id="rId29"/>
    <Relationship Target="embeddings/probe41.bin" Type="http://schemas.openxmlformats.org/officeDocument/2006/relationships/oleObject" Id="rId30"/>
    <Relationship Target="activeX/activeX42.xml" Type="http://schemas.openxmlformats.org/officeDocument/2006/relationships/control" Id="rId31"/>
    <Relationship Target="chunk43.txt" Type="http://schemas.openxmlformats.org/officeDocument/2006/relationships/aFChunk" Id="rId32"/>
    <Relationship Target="chunk44.mht" Type="http://schemas.openxmlformats.org/officeDocument/2006/relationships/aFChunk" Id="rId33"/>
    <Relationship Target="chunk45.rtf" Type="http://schemas.openxmlformats.org/officeDocument/2006/relationships/aFChunk" Id="rId34"/>
    <Relationship Target="chunk46.xml" Type="http://schemas.openxmlformats.org/officeDocument/2006/relationships/aFChunk" Id="rId35"/>
    <Relationship Target="chunk47.docx" Type="http://schemas.openxmlformats.org/officeDocument/2006/relationships/aFChunk" Id="rId36"/>
</Relationships>

</file>

<file path=word/activeX/activeX42.xml><?xml version="1.0" encoding="utf-8"?>
<ax:ocx xmlns:ax="http://schemas.microsoft.com/office/2006/activeX" ax:classid="{D7053240-CE69-11CD-A777-00DD01143C57}" ax:persistence="persistPropertyBag">
  <ax:ocxPr ax:name="Caption" ax:value="ACX42_CAPTION"/>
</ax:ocx>
</file>

<file path=word/charts/_rels/chart1.xml.rels><?xml version="1.0" encoding="UTF-8" standalone="yes"?>
<Relationships xmlns="http://schemas.openxmlformats.org/package/2006/relationships">
    <Relationship Target="style1.xml" Type="http://schemas.microsoft.com/office/2011/relationships/chartStyle" Id="rId1"/>
    <Relationship Target="colors1.xml" Type="http://schemas.microsoft.com/office/2011/relationships/chartColorStyle" Id="rId2"/>
    <Relationship Target="../embeddings/Microsoft_Excel_Worksheet.xlsx" Type="http://schemas.openxmlformats.org/officeDocument/2006/relationships/package" Id="rId3"/>
</Relationships>

</file>

<file path=word/charts/chart1.xml><?xml version="1.0" encoding="utf-8"?>
<c:chartSpac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c:date1904 val="false"/>
  <c:lang val="en-US"/>
  <c:roundedCorners val="false"/>
  <mc:AlternateContent>
    <mc:Choice Requires="c14">
      <c14:style val="102"/>
    </mc:Choice>
    <mc:Fallback>
      <c:style xmlns:c16r2="http://schemas.microsoft.com/office/drawing/2015/06/chart" val="2"/>
    </mc:Fallback>
  </mc:AlternateContent>
  <c:chart>
    <c:title>
      <c:tx>
        <c:rich>
          <a:bodyPr rot="0" spcFirstLastPara="true" vertOverflow="ellipsis" vert="horz" wrap="square" anchor="ctr" anchorCtr="true"/>
          <a:lstStyle/>
          <a:p>
            <a:pPr>
              <a:defRPr sz="1400" b="false" i="false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1400" b="false" i="false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false"/>
    <c:plotArea>
      <c:layout/>
      <c:barChart>
        <c:barDir val="col"/>
        <c:grouping val="clustered"/>
        <c:varyColors val="false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1-9556-AD8D-A8EE-BA810AD4107C}"/>
            </c:ext>
          </c:extLst>
        </c:ser>
        <c:dLbls>
          <c:showLegendKey val="false"/>
          <c:showVal val="false"/>
          <c:showCatName val="false"/>
          <c:showSerName val="false"/>
          <c:showPercent val="false"/>
          <c:showBubbleSize val="false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false"/>
        <c:axPos val="b"/>
        <c:numFmt formatCode="General" sourceLinked="true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true"/>
        <c:lblAlgn val="ctr"/>
        <c:lblOffset val="100"/>
        <c:noMultiLvlLbl val="false"/>
      </c:catAx>
      <c:valAx>
        <c:axId val="1158051303"/>
        <c:scaling>
          <c:orientation val="minMax"/>
        </c:scaling>
        <c:delete val="false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true" vertOverflow="ellipsis" vert="horz" wrap="square" anchor="ctr" anchorCtr="true"/>
              <a:lstStyle/>
              <a:p>
                <a:pPr>
                  <a:defRPr sz="1000" b="false" i="false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false"/>
          <c:spPr>
            <a:noFill/>
            <a:ln>
              <a:noFill/>
            </a:ln>
            <a:effectLst/>
          </c:spPr>
          <c:txPr>
            <a:bodyPr rot="-5400000" spcFirstLastPara="true" vertOverflow="ellipsis" vert="horz" wrap="square" anchor="ctr" anchorCtr="true"/>
            <a:lstStyle/>
            <a:p>
              <a:pPr>
                <a:defRPr sz="1000" b="false" i="false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true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900" b="false" i="false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true"/>
    <c:dispBlanksAs val="gap"/>
    <c:showDLblsOverMax val="false"/>
    <c:extLst>
      <c:ext uri="{56B9EC1D-385E-4148-901F-78D8002777C0}">
        <c16r3:dataDisplayOptions16>
          <c16r3:dispNaAsBlank val="true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false"/>
  </c:externalData>
</c:chartSpace>
</file>

<file path=word/charts/colors1.xml><?xml version="1.0" encoding="utf-8"?>
<cs:color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true" vertOverflow="clip" horzOverflow="clip" vert="horz" wrap="square" lIns="36576" tIns="18288" rIns="36576" bIns="18288" anchor="ctr" anchorCtr="true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false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A1B0000-0000-4000-8000-000000000000}" type="doc">
      <dgm:prSet loTypeId="urn:docx4j.org/text-extraction-probe/hier2level" loCatId="hierarchy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</dgm:cxnLst>
  <dgm:bg/>
  <dgm:whole/>
</dgm:dataModel>
</file>

<file path=word/diagrams/layout1.xml><?xml version="1.0" encoding="utf-8"?>
<dgm:layout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docx4j.org/text-extraction-probe/hier2level">
  <dgm:sampData>
    <dgm:dataModel>
      <dgm:ptLst>
        <dgm:pt modelId="0" type="doc"/>
        <dgm:pt modelId="1" type="node">
          <dgm:prSet phldr="true"/>
        </dgm:pt>
        <dgm:pt modelId="2" type="node">
          <dgm:prSet phldr="true"/>
        </dgm:pt>
        <dgm:pt modelId="3" type="node">
          <dgm:prSet phldr="true"/>
        </dgm:pt>
      </dgm:ptLst>
      <dgm:cxnLst>
        <dgm:cxn modelId="4" type="parOf" srcId="0" destId="1" srcOrd="0" destOrd="0" presId=""/>
        <dgm:cxn modelId="5" type="parOf" srcId="1" destId="2" srcOrd="0" destOrd="0" presId=""/>
        <dgm:cxn modelId="6" type="parOf" srcId="1" destId="3" srcOrd="1" destOrd="0" presId=""/>
      </dgm:cxnLst>
    </dgm:dataModel>
  </dgm:sampData>
  <dgm:layoutNode name="hierChild1">
    <dgm:varLst>
      <dgm:orgChart val="true"/>
      <dgm:chPref val="1"/>
      <dgm:dir val="norm"/>
      <dgm:animOne val="branch"/>
      <dgm:animLvl val="lvl"/>
      <dgm:resizeHandles val="rel"/>
    </dgm:varLst>
    <dgm:choose>
      <dgm:if func="var" arg="dir" op="equ" val="norm">
        <dgm:alg type="hierChild">
          <dgm:param type="linDir" val="fromL"/>
        </dgm:alg>
      </dgm:if>
      <dgm:else>
        <dgm:alg type="hierChild">
          <dgm:param type="linDir" val="fromR"/>
        </dgm:alg>
      </dgm:else>
    </dgm:choose>
    <dgm:shape/>
    <dgm:presOf/>
    <dgm:constrLst>
      <dgm:constr fact="10.0" type="w" for="des" forName="rootComposite1" refType="w"/>
      <dgm:constr fact="0.5" type="h" for="des" forName="rootComposite1" refType="w" refFor="des" refForName="rootComposite1"/>
      <dgm:constr fact="10.0" type="w" for="des" forName="rootText" refType="w"/>
      <dgm:constr fact="0.5" type="h" for="des" forName="rootText" refType="w" refFor="des" refForName="rootComposite1"/>
      <dgm:constr op="equ" val="65.0" type="primFontSz" for="des" ptType="node"/>
      <dgm:constr op="equ" type="sp" for="des" ptType="all"/>
      <dgm:constr fact="0.21" type="sp" for="des" forName="hierRoot1" refType="w" refFor="des" refForName="rootComposite1"/>
      <dgm:constr type="sp" for="des" forName="hierRoot2" refType="sp" refFor="des" refForName="hierRoot1"/>
      <dgm:constr fact="0.21" type="sibSp" refType="w" refFor="des" refForName="rootComposite1"/>
      <dgm:constr type="sibSp" for="des" forName="hierChild2" refType="sibSp"/>
      <dgm:constr fact="0.21" type="secSibSp" refType="w" refFor="des" refForName="rootComposite1"/>
      <dgm:constr type="secSibSp" for="des" forName="hierChild2" refType="secSibSp"/>
    </dgm:constrLst>
    <dgm:ruleLst/>
    <dgm:forEach axis="ch" ptType="all">
      <dgm:forEach axis="self" ptType="node">
        <dgm:layoutNode name="hierRoot1">
          <dgm:varLst>
            <dgm:hierBranch val="init"/>
          </dgm:varLst>
          <dgm:choose>
            <dgm:if func="var" arg="hierBranch" op="equ" val="l">
              <dgm:alg type="hierRoot">
                <dgm:param type="hierAlign" val="tR"/>
              </dgm:alg>
              <dgm:constrLst>
                <dgm:constr val="0.25" type="alignOff"/>
              </dgm:constrLst>
            </dgm:if>
            <dgm:if func="var" arg="hierBranch" op="equ" val="r">
              <dgm:alg type="hierRoot">
                <dgm:param type="hierAlign" val="tL"/>
              </dgm:alg>
              <dgm:constrLst>
                <dgm:constr val="0.25" type="alignOff"/>
              </dgm:constrLst>
            </dgm:if>
            <dgm:if func="var" arg="hierBranch" op="equ" val="hang">
              <dgm:alg type="hierRoot"/>
              <dgm:constrLst>
                <dgm:constr val="0.65" type="alignOff"/>
              </dgm:constrLst>
            </dgm:if>
            <dgm:else>
              <dgm:alg type="hierRoot"/>
              <dgm:constrLst>
                <dgm:constr val="0.0" type="alignOff"/>
                <dgm:constr fact="0.5" type="bendDist" for="des" ptType="parTrans" refType="sp"/>
              </dgm:constrLst>
            </dgm:else>
          </dgm:choose>
          <dgm:layoutNode name="rootComposite1">
            <dgm:alg type="composite"/>
            <dgm:shape/>
            <dgm:presOf axis="self" ptType="node"/>
            <dgm:choose>
              <dgm:if func="var" arg="hierBranch" op="equ" val="init">
                <dgm:constrLst>
                  <dgm:constr fact="0.2" type="w" for="ch" forName="rootConnector1" refType="w"/>
                </dgm:constrLst>
              </dgm:if>
              <dgm:if func="var" arg="hierBranch" op="equ" val="l">
                <dgm:constrLst>
                  <dgm:constr type="r" for="ch" forName="rootConnector1" refType="w"/>
                  <dgm:constr fact="0.2" type="w" for="ch" forName="rootConnector1" refType="w"/>
                </dgm:constrLst>
              </dgm:if>
              <dgm:if func="var" arg="hierBranch" op="equ" val="r">
                <dgm:constrLst>
                  <dgm:constr fact="0.2" type="w" for="ch" forName="rootConnector1" refType="w"/>
                </dgm:constrLst>
              </dgm:if>
              <dgm:else>
                <dgm:constrLst>
                  <dgm:constr type="r" for="ch" forName="rootConnector1" refType="w"/>
                  <dgm:constr fact="0.2" type="w" for="ch" forName="rootConnector1" refType="w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type="rect"/>
              <dgm:presOf axis="self" ptType="node"/>
              <dgm:ruleLst>
                <dgm:rule val="5.0" type="primFontSz"/>
              </dgm:ruleLst>
            </dgm:layoutNode>
            <dgm:layoutNode name="rootConnector1" moveWith="rootText1">
              <dgm:alg type="sp"/>
              <dgm:shape type="rect" hideGeom="true"/>
              <dgm:presOf axis="self" ptType="node"/>
            </dgm:layoutNode>
          </dgm:layoutNode>
          <dgm:layoutNode name="hierChild2">
            <dgm:choose>
              <dgm:if func="var" arg="hierBranch" op="equ" val="l">
                <dgm:alg type="hierChild">
                  <dgm:param type="chAlign" val="r"/>
                  <dgm:param type="linDir" val="fromT"/>
                </dgm:alg>
              </dgm:if>
              <dgm:if func="var" arg="hierBranch" op="equ" val="r">
                <dgm:alg type="hierChild">
                  <dgm:param type="chAlign" val="l"/>
                  <dgm:param type="linDir" val="fromT"/>
                </dgm:alg>
              </dgm:if>
              <dgm:if func="var" arg="hierBranch" op="equ" val="hang">
                <dgm:choose>
                  <dgm:if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>
                <dgm:choose>
                  <dgm:if func="var" arg="dir" op="equ" val="norm">
                    <dgm:alg type="hierChild"/>
                  </dgm:if>
                  <dgm:else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axis="precedSib" ptType="parTrans" st="-1" cnt="1">
                <dgm:choose>
                  <dgm:if func="var" arg="hierBranch" op="equ" val="std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</dgm:layoutNode>
                  </dgm:if>
                  <dgm:if func="var" arg="hierBranch" op="equ" val="init"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if func="var" arg="hierBranch" op="equ" val="hang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else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>
                  <dgm:if func="var" arg="hierBranch" op="equ" val="l">
                    <dgm:alg type="hierRoot">
                      <dgm:param type="hierAlign" val="tR"/>
                    </dgm:alg>
                    <dgm:constrLst>
                      <dgm:constr val="0.25" type="alignOff"/>
                    </dgm:constrLst>
                  </dgm:if>
                  <dgm:if func="var" arg="hierBranch" op="equ" val="r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if func="var" arg="hierBranch" op="equ" val="std">
                    <dgm:alg type="hierRoot"/>
                    <dgm:constrLst>
                      <dgm:constr val="0.0" type="alignOff"/>
                      <dgm:constr fact="0.5" type="bendDist" for="des" ptType="parTrans" refType="sp"/>
                    </dgm:constrLst>
                  </dgm:if>
                  <dgm:if func="var" arg="hierBranch" op="equ" val="init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else>
                    <dgm:alg type="hierRoot"/>
                    <dgm:constrLst>
                      <dgm:constr val="0.65" type="alignOff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true"/>
                  </dgm:varLst>
                  <dgm:alg type="tx"/>
                  <dgm:shape type="rect"/>
                  <dgm:presOf axis="desOrSelf" ptType="node"/>
                  <dgm:ruleLst>
                    <dgm:rule val="5.0" type="primFontSz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>
  <dc:subject>PRP38_SUBJECT</dc:subject>
  <dc:title>PRP38_TITLE</dc:title>
</cp:coreProperties>
</file>