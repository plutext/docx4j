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26BD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with units of metres per second:</w:t>
      </w:r>
    </w:p>
    <w:p w14:paraId="07E01148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m</m:t>
          </m:r>
          <m:r>
            <w:del w:id="0" w:author="Jason Harrop" w:date="2026-09-01T12:43:00Z" w16du:dateUtc="2026-09-01T02:43:00Z">
              <m:rPr>
                <m:sty m:val="p"/>
              </m:rPr>
              <w:rPr>
                <w:rFonts w:ascii="Cambria Math" w:hAnsi="Cambria Math"/>
              </w:rPr>
              <m:t>\,s^{-1}</m:t>
            </w:del>
          </m:r>
          <m:r>
            <w:del w:id="1" w:author="Jason Harrop" w:date="2026-09-01T12:43:00Z" w16du:dateUtc="2026-09-01T02:43:00Z">
              <w:rPr>
                <w:rFonts w:ascii="Cambria Math" w:hAnsi="Cambria Math"/>
              </w:rPr>
              <m:t>.</m:t>
            </w:del>
          </m:r>
          <m:r>
            <w:ins w:id="2" w:author="Jason Harrop" w:date="2026-09-01T12:43:00Z" w16du:dateUtc="2026-09-01T02:43:00Z"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 </m:t>
            </w:ins>
          </m:r>
          <m:sSup>
            <m:sSupPr>
              <m:ctrlPr>
                <w:ins w:id="3" w:author="Jason Harrop" w:date="2026-09-01T12:43:00Z" w16du:dateUtc="2026-09-01T02:43:00Z">
                  <w:rPr>
                    <w:rFonts w:ascii="Cambria Math" w:hAnsi="Cambria Math"/>
                    <w:sz w:val="21"/>
                    <w:szCs w:val="21"/>
                  </w:rPr>
                </w:ins>
              </m:ctrlPr>
            </m:sSupPr>
            <m:e>
              <m:r>
                <w:ins w:id="4" w:author="Jason Harrop" w:date="2026-09-01T12:43:00Z" w16du:dateUtc="2026-09-01T02:43:00Z"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w:ins>
              </m:r>
            </m:e>
            <m:sup>
              <m:r>
                <w:ins w:id="5" w:author="Jason Harrop" w:date="2026-09-01T12:43:00Z" w16du:dateUtc="2026-09-01T02:43:00Z"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-1</m:t>
                </w:ins>
              </m:r>
            </m:sup>
          </m:sSup>
          <m:r>
            <w:ins w:id="6" w:author="Jason Harrop" w:date="2026-09-01T12:43:00Z" w16du:dateUtc="2026-09-01T02:43:00Z"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.</m:t>
            </w:ins>
          </m:r>
        </m:oMath>
      </m:oMathPara>
    </w:p>
    <w:p w14:paraId="3A03AADC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Height above ground is</w:t>
      </w:r>
    </w:p>
    <w:p w14:paraId="39BE7A23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z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5B605DBD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Air density is</w:t>
      </w:r>
    </w:p>
    <w:p w14:paraId="1AF91160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ρ</m:t>
          </m:r>
        </m:oMath>
      </m:oMathPara>
    </w:p>
    <w:p w14:paraId="601C5110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in</w:t>
      </w:r>
    </w:p>
    <w:p w14:paraId="395EADB4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kg</m:t>
          </m:r>
          <m:r>
            <w:del w:id="7" w:author="Jason Harrop" w:date="2026-09-01T12:43:00Z" w16du:dateUtc="2026-09-01T02:43:00Z">
              <m:rPr>
                <m:sty m:val="p"/>
              </m:rPr>
              <w:rPr>
                <w:rFonts w:ascii="Cambria Math" w:hAnsi="Cambria Math"/>
              </w:rPr>
              <m:t>\,m^{-3}</m:t>
            </w:del>
          </m:r>
          <m:r>
            <w:del w:id="8" w:author="Jason Harrop" w:date="2026-09-01T12:43:00Z" w16du:dateUtc="2026-09-01T02:43:00Z">
              <w:rPr>
                <w:rFonts w:ascii="Cambria Math" w:hAnsi="Cambria Math"/>
              </w:rPr>
              <m:t>.</m:t>
            </w:del>
          </m:r>
          <m:r>
            <w:ins w:id="9" w:author="Jason Harrop" w:date="2026-09-01T12:43:00Z" w16du:dateUtc="2026-09-01T02:43:00Z"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 </m:t>
            </w:ins>
          </m:r>
          <m:sSup>
            <m:sSupPr>
              <m:ctrlPr>
                <w:ins w:id="10" w:author="Jason Harrop" w:date="2026-09-01T12:43:00Z" w16du:dateUtc="2026-09-01T02:43:00Z">
                  <w:rPr>
                    <w:rFonts w:ascii="Cambria Math" w:hAnsi="Cambria Math"/>
                    <w:sz w:val="21"/>
                    <w:szCs w:val="21"/>
                  </w:rPr>
                </w:ins>
              </m:ctrlPr>
            </m:sSupPr>
            <m:e>
              <m:r>
                <w:ins w:id="11" w:author="Jason Harrop" w:date="2026-09-01T12:43:00Z" w16du:dateUtc="2026-09-01T02:43:00Z"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</m:t>
                </w:ins>
              </m:r>
            </m:e>
            <m:sup>
              <m:r>
                <w:ins w:id="12" w:author="Jason Harrop" w:date="2026-09-01T12:43:00Z" w16du:dateUtc="2026-09-01T02:43:00Z"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-3</m:t>
                </w:ins>
              </m:r>
            </m:sup>
          </m:sSup>
          <m:r>
            <w:ins w:id="13" w:author="Jason Harrop" w:date="2026-09-01T12:43:00Z" w16du:dateUtc="2026-09-01T02:43:00Z"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.</m:t>
            </w:ins>
          </m:r>
        </m:oMath>
      </m:oMathPara>
    </w:p>
    <w:p w14:paraId="003A9289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 xml:space="preserve">Power is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3A179F">
        <w:rPr>
          <w:sz w:val="21"/>
          <w:szCs w:val="21"/>
        </w:rPr>
        <w:t xml:space="preserve">, normally in MW, and energy is </w:t>
      </w:r>
      <m:oMath>
        <m:r>
          <w:rPr>
            <w:rFonts w:ascii="Cambria Math" w:hAnsi="Cambria Math"/>
            <w:sz w:val="21"/>
            <w:szCs w:val="21"/>
          </w:rPr>
          <m:t>E</m:t>
        </m:r>
      </m:oMath>
      <w:r w:rsidRPr="003A179F">
        <w:rPr>
          <w:sz w:val="21"/>
          <w:szCs w:val="21"/>
        </w:rPr>
        <w:t>, normally in MWh or GWh.</w:t>
      </w:r>
    </w:p>
    <w:p w14:paraId="62143176" w14:textId="77777777" w:rsidR="00264779" w:rsidRPr="003A179F" w:rsidRDefault="00264779" w:rsidP="00264779">
      <w:pPr>
        <w:pStyle w:val="BodyText"/>
        <w:rPr>
          <w:sz w:val="21"/>
          <w:szCs w:val="21"/>
        </w:rPr>
      </w:pPr>
      <w:r w:rsidRPr="003A179F">
        <w:rPr>
          <w:sz w:val="21"/>
          <w:szCs w:val="21"/>
        </w:rPr>
        <w:t>Wind direction will usually be denoted by</w:t>
      </w:r>
    </w:p>
    <w:p w14:paraId="3BBA75B4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θ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7B424996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 bar denotes an average:</w:t>
      </w:r>
    </w:p>
    <w:p w14:paraId="390DFF78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acc>
            <m:accPr>
              <m:chr m:val="̅"/>
              <m:ctrlPr>
                <w:del w:id="14" w:author="Jason Harrop" w:date="2026-09-01T12:43:00Z" w16du:dateUtc="2026-09-01T02:43:00Z">
                  <w:rPr>
                    <w:rFonts w:ascii="Cambria Math" w:hAnsi="Cambria Math"/>
                  </w:rPr>
                </w:del>
              </m:ctrlPr>
            </m:accPr>
            <m:e>
              <m:r>
                <w:del w:id="15" w:author="Jason Harrop" w:date="2026-09-01T12:43:00Z" w16du:dateUtc="2026-09-01T02:43:00Z">
                  <w:rPr>
                    <w:rFonts w:ascii="Cambria Math" w:hAnsi="Cambria Math"/>
                  </w:rPr>
                  <m:t>U</m:t>
                </w:del>
              </m:r>
            </m:e>
          </m:acc>
          <m:acc>
            <m:accPr>
              <m:chr m:val="‾"/>
              <m:ctrlPr>
                <w:ins w:id="16" w:author="Jason Harrop" w:date="2026-09-01T12:43:00Z" w16du:dateUtc="2026-09-01T02:43:00Z">
                  <w:rPr>
                    <w:rFonts w:ascii="Cambria Math" w:hAnsi="Cambria Math"/>
                    <w:sz w:val="21"/>
                    <w:szCs w:val="21"/>
                  </w:rPr>
                </w:ins>
              </m:ctrlPr>
            </m:accPr>
            <m:e>
              <m:r>
                <w:ins w:id="17" w:author="Jason Harrop" w:date="2026-09-01T12:43:00Z" w16du:dateUtc="2026-09-01T02:43:00Z">
                  <w:rPr>
                    <w:rFonts w:ascii="Cambria Math" w:hAnsi="Cambria Math"/>
                    <w:sz w:val="21"/>
                    <w:szCs w:val="21"/>
                  </w:rPr>
                  <m:t>U</m:t>
                </w:ins>
              </m:r>
            </m:e>
          </m:acc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690E81B9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An expectation over a probability distribution is written</w:t>
      </w:r>
    </w:p>
    <w:p w14:paraId="6C937BF5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E</m:t>
          </m:r>
          <m:r>
            <w:del w:id="18" w:author="Jason Harrop" w:date="2026-09-01T12:43:00Z" w16du:dateUtc="2026-09-01T02:43:00Z">
              <w:rPr>
                <w:rFonts w:ascii="Cambria Math" w:hAnsi="Cambria Math"/>
              </w:rPr>
              <m:t>[U].</m:t>
            </w:del>
          </m:r>
          <m:d>
            <m:dPr>
              <m:begChr m:val="["/>
              <m:endChr m:val="]"/>
              <m:ctrlPr>
                <w:ins w:id="19" w:author="Jason Harrop" w:date="2026-09-01T12:43:00Z" w16du:dateUtc="2026-09-01T02:43:00Z">
                  <w:rPr>
                    <w:rFonts w:ascii="Cambria Math" w:hAnsi="Cambria Math"/>
                    <w:sz w:val="21"/>
                    <w:szCs w:val="21"/>
                  </w:rPr>
                </w:ins>
              </m:ctrlPr>
            </m:dPr>
            <m:e>
              <m:r>
                <w:ins w:id="20" w:author="Jason Harrop" w:date="2026-09-01T12:43:00Z" w16du:dateUtc="2026-09-01T02:43:00Z">
                  <w:rPr>
                    <w:rFonts w:ascii="Cambria Math" w:hAnsi="Cambria Math"/>
                    <w:sz w:val="21"/>
                    <w:szCs w:val="21"/>
                  </w:rPr>
                  <m:t>U</m:t>
                </w:ins>
              </m:r>
            </m:e>
          </m:d>
          <m:r>
            <w:ins w:id="21" w:author="Jason Harrop" w:date="2026-09-01T12:43:00Z" w16du:dateUtc="2026-09-01T02:43:00Z"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.</m:t>
            </w:ins>
          </m:r>
        </m:oMath>
      </m:oMathPara>
    </w:p>
    <w:p w14:paraId="71075977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These are related concepts but are not always interchangeable.</w:t>
      </w:r>
    </w:p>
    <w:p w14:paraId="420026FC" w14:textId="77777777" w:rsidR="00264779" w:rsidRPr="003A179F" w:rsidRDefault="00264779" w:rsidP="00264779">
      <w:pPr>
        <w:pStyle w:val="Heading1"/>
        <w:rPr>
          <w:sz w:val="28"/>
          <w:szCs w:val="28"/>
        </w:rPr>
      </w:pPr>
      <w:bookmarkStart w:id="22" w:name="time-averages-matter"/>
      <w:r w:rsidRPr="003A179F">
        <w:rPr>
          <w:sz w:val="28"/>
          <w:szCs w:val="28"/>
        </w:rPr>
        <w:t>0.5 Time averages matter</w:t>
      </w:r>
    </w:p>
    <w:p w14:paraId="1AE47C06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 phrase such as “wind speed is 8 m/s” is incomplete without knowing whether this means:</w:t>
      </w:r>
    </w:p>
    <w:p w14:paraId="4A76A9ED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instantaneous wind;</w:t>
      </w:r>
    </w:p>
    <w:p w14:paraId="4561C855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1-second average;</w:t>
      </w:r>
    </w:p>
    <w:p w14:paraId="534F398C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10-minute average;</w:t>
      </w:r>
    </w:p>
    <w:p w14:paraId="215F9371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hourly average;</w:t>
      </w:r>
    </w:p>
    <w:p w14:paraId="6AA818E2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daily average;</w:t>
      </w:r>
    </w:p>
    <w:p w14:paraId="4DCF9734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annual mean.</w:t>
      </w:r>
    </w:p>
    <w:p w14:paraId="2FE87E75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Because wind-to-power conversion is nonlinear,</w:t>
      </w:r>
    </w:p>
    <w:p w14:paraId="05481CCF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P</m:t>
          </m:r>
          <m:d>
            <m:dPr>
              <m:ctrlPr>
                <w:del w:id="23" w:author="Jason Harrop" w:date="2026-09-01T12:43:00Z" w16du:dateUtc="2026-09-01T02:43:00Z">
                  <w:rPr>
                    <w:rFonts w:ascii="Cambria Math" w:hAnsi="Cambria Math"/>
                  </w:rPr>
                </w:del>
              </m:ctrlPr>
            </m:dPr>
            <m:e>
              <m:r>
                <w:del w:id="24" w:author="Jason Harrop" w:date="2026-09-01T12:43:00Z" w16du:dateUtc="2026-09-01T02:43:00Z">
                  <w:rPr>
                    <w:rFonts w:ascii="Cambria Math" w:hAnsi="Cambria Math"/>
                  </w:rPr>
                  <m:t>E[U]</m:t>
                </w:del>
              </m:r>
            </m:e>
          </m:d>
          <m:r>
            <w:del w:id="25" w:author="Jason Harrop" w:date="2026-09-01T12:43:00Z" w16du:dateUtc="2026-09-01T02:43:00Z">
              <w:rPr>
                <w:rFonts w:ascii="Cambria Math" w:hAnsi="Cambria Math"/>
              </w:rPr>
              <m:t>≠</m:t>
            </w:del>
          </m:r>
          <m:d>
            <m:dPr>
              <m:ctrlPr>
                <w:ins w:id="26" w:author="Jason Harrop" w:date="2026-09-01T12:43:00Z" w16du:dateUtc="2026-09-01T02:43:00Z">
                  <w:rPr>
                    <w:rFonts w:ascii="Cambria Math" w:hAnsi="Cambria Math"/>
                    <w:sz w:val="21"/>
                    <w:szCs w:val="21"/>
                  </w:rPr>
                </w:ins>
              </m:ctrlPr>
            </m:dPr>
            <m:e>
              <m:r>
                <w:ins w:id="27" w:author="Jason Harrop" w:date="2026-09-01T12:43:00Z" w16du:dateUtc="2026-09-01T02:43:00Z">
                  <w:rPr>
                    <w:rFonts w:ascii="Cambria Math" w:hAnsi="Cambria Math"/>
                    <w:sz w:val="21"/>
                    <w:szCs w:val="21"/>
                  </w:rPr>
                  <m:t>E</m:t>
                </w:ins>
              </m:r>
              <m:d>
                <m:dPr>
                  <m:begChr m:val="["/>
                  <m:endChr m:val="]"/>
                  <m:ctrlPr>
                    <w:ins w:id="28" w:author="Jason Harrop" w:date="2026-09-01T12:43:00Z" w16du:dateUtc="2026-09-01T02:43:00Z">
                      <w:rPr>
                        <w:rFonts w:ascii="Cambria Math" w:hAnsi="Cambria Math"/>
                        <w:sz w:val="21"/>
                        <w:szCs w:val="21"/>
                      </w:rPr>
                    </w:ins>
                  </m:ctrlPr>
                </m:dPr>
                <m:e>
                  <m:r>
                    <w:ins w:id="29" w:author="Jason Harrop" w:date="2026-09-01T12:43:00Z" w16du:dateUtc="2026-09-01T02:43:00Z"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w:ins>
                  </m:r>
                </m:e>
              </m:d>
            </m:e>
          </m:d>
          <m:r>
            <w:ins w:id="30" w:author="Jason Harrop" w:date="2026-09-01T12:43:00Z" w16du:dateUtc="2026-09-01T02:43:00Z"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≠</m:t>
            </w:ins>
          </m:r>
          <m:r>
            <w:rPr>
              <w:rFonts w:ascii="Cambria Math" w:hAnsi="Cambria Math"/>
              <w:sz w:val="21"/>
              <w:szCs w:val="21"/>
            </w:rPr>
            <m:t>E</m:t>
          </m:r>
          <m:r>
            <w:del w:id="31" w:author="Jason Harrop" w:date="2026-09-01T12:43:00Z" w16du:dateUtc="2026-09-01T02:43:00Z">
              <w:rPr>
                <w:rFonts w:ascii="Cambria Math" w:hAnsi="Cambria Math"/>
              </w:rPr>
              <m:t>[P</m:t>
            </w:del>
          </m:r>
          <m:d>
            <m:dPr>
              <m:ctrlPr>
                <w:del w:id="32" w:author="Jason Harrop" w:date="2026-09-01T12:43:00Z" w16du:dateUtc="2026-09-01T02:43:00Z">
                  <w:rPr>
                    <w:rFonts w:ascii="Cambria Math" w:hAnsi="Cambria Math"/>
                  </w:rPr>
                </w:del>
              </m:ctrlPr>
            </m:dPr>
            <m:e>
              <m:r>
                <w:del w:id="33" w:author="Jason Harrop" w:date="2026-09-01T12:43:00Z" w16du:dateUtc="2026-09-01T02:43:00Z">
                  <w:rPr>
                    <w:rFonts w:ascii="Cambria Math" w:hAnsi="Cambria Math"/>
                  </w:rPr>
                  <m:t>U</m:t>
                </w:del>
              </m:r>
            </m:e>
          </m:d>
          <m:r>
            <w:del w:id="34" w:author="Jason Harrop" w:date="2026-09-01T12:43:00Z" w16du:dateUtc="2026-09-01T02:43:00Z">
              <w:rPr>
                <w:rFonts w:ascii="Cambria Math" w:hAnsi="Cambria Math"/>
              </w:rPr>
              <m:t>].</m:t>
            </w:del>
          </m:r>
          <m:d>
            <m:dPr>
              <m:begChr m:val="["/>
              <m:endChr m:val="]"/>
              <m:ctrlPr>
                <w:ins w:id="35" w:author="Jason Harrop" w:date="2026-09-01T12:43:00Z" w16du:dateUtc="2026-09-01T02:43:00Z">
                  <w:rPr>
                    <w:rFonts w:ascii="Cambria Math" w:hAnsi="Cambria Math"/>
                    <w:sz w:val="21"/>
                    <w:szCs w:val="21"/>
                  </w:rPr>
                </w:ins>
              </m:ctrlPr>
            </m:dPr>
            <m:e>
              <m:r>
                <w:ins w:id="36" w:author="Jason Harrop" w:date="2026-09-01T12:43:00Z" w16du:dateUtc="2026-09-01T02:43:00Z">
                  <w:rPr>
                    <w:rFonts w:ascii="Cambria Math" w:hAnsi="Cambria Math"/>
                    <w:sz w:val="21"/>
                    <w:szCs w:val="21"/>
                  </w:rPr>
                  <m:t>P</m:t>
                </w:ins>
              </m:r>
              <m:d>
                <m:dPr>
                  <m:ctrlPr>
                    <w:ins w:id="37" w:author="Jason Harrop" w:date="2026-09-01T12:43:00Z" w16du:dateUtc="2026-09-01T02:43:00Z">
                      <w:rPr>
                        <w:rFonts w:ascii="Cambria Math" w:hAnsi="Cambria Math"/>
                        <w:sz w:val="21"/>
                        <w:szCs w:val="21"/>
                      </w:rPr>
                    </w:ins>
                  </m:ctrlPr>
                </m:dPr>
                <m:e>
                  <m:r>
                    <w:ins w:id="38" w:author="Jason Harrop" w:date="2026-09-01T12:43:00Z" w16du:dateUtc="2026-09-01T02:43:00Z"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w:ins>
                  </m:r>
                </m:e>
              </m:d>
            </m:e>
          </m:d>
          <m:r>
            <w:ins w:id="39" w:author="Jason Harrop" w:date="2026-09-01T12:43:00Z" w16du:dateUtc="2026-09-01T02:43:00Z"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.</m:t>
            </w:ins>
          </m:r>
        </m:oMath>
      </m:oMathPara>
    </w:p>
    <w:p w14:paraId="3A85DD8F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Temporal resolution will therefore be treated as part of the definition of a wind quantity, not as incidental metadata.</w:t>
      </w:r>
    </w:p>
    <w:bookmarkEnd w:id="22"/>
    <w:p w14:paraId="2573A3A3" w14:textId="77777777" w:rsidR="00FA17B4" w:rsidRPr="00264779" w:rsidRDefault="00FA17B4">
      <w:pPr>
        <w:rPr>
          <w:lang w:val="en-US"/>
        </w:rPr>
      </w:pPr>
    </w:p>
    <w:sectPr w:rsidR="00FA17B4" w:rsidRPr="00264779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576D2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18328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son Harrop">
    <w15:presenceInfo w15:providerId="None" w15:userId="Jason Harro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79"/>
    <w:rsid w:val="00264779"/>
    <w:rsid w:val="00464080"/>
    <w:rsid w:val="00520B9E"/>
    <w:rsid w:val="00691DB3"/>
    <w:rsid w:val="006C7DD6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C1D5"/>
  <w15:chartTrackingRefBased/>
  <w15:docId w15:val="{4D54B0A0-42AB-49CB-BB5D-4A4973E8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77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264779"/>
    <w:pPr>
      <w:spacing w:before="180" w:after="180" w:line="240" w:lineRule="auto"/>
    </w:pPr>
    <w:rPr>
      <w:rFonts w:eastAsiaTheme="minorHAnsi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264779"/>
    <w:rPr>
      <w:rFonts w:eastAsiaTheme="minorHAnsi"/>
      <w:lang w:val="en-US" w:eastAsia="en-US"/>
    </w:rPr>
  </w:style>
  <w:style w:type="paragraph" w:customStyle="1" w:styleId="FirstParagraph">
    <w:name w:val="First Paragraph"/>
    <w:basedOn w:val="BodyText"/>
    <w:next w:val="BodyText"/>
    <w:qFormat/>
    <w:rsid w:val="00264779"/>
  </w:style>
  <w:style w:type="paragraph" w:customStyle="1" w:styleId="Compact">
    <w:name w:val="Compact"/>
    <w:basedOn w:val="BodyText"/>
    <w:qFormat/>
    <w:rsid w:val="00264779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1</cp:revision>
  <dcterms:created xsi:type="dcterms:W3CDTF">2026-09-03T01:19:00Z</dcterms:created>
  <dcterms:modified xsi:type="dcterms:W3CDTF">2026-09-03T01:19:00Z</dcterms:modified>
</cp:coreProperties>
</file>